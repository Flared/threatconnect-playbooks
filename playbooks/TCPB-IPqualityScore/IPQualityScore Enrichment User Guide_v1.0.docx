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BA7B44" w14:textId="2CFD79A2" w:rsidR="004555CB" w:rsidRDefault="001A3963">
      <w:r>
        <w:tab/>
      </w:r>
      <w:r w:rsidR="00D6179B">
        <w:rPr>
          <w:noProof/>
        </w:rPr>
        <w:drawing>
          <wp:inline distT="0" distB="0" distL="0" distR="0" wp14:anchorId="13300AC1" wp14:editId="3C445FFC">
            <wp:extent cx="5731510" cy="107378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073785"/>
                    </a:xfrm>
                    <a:prstGeom prst="rect">
                      <a:avLst/>
                    </a:prstGeom>
                  </pic:spPr>
                </pic:pic>
              </a:graphicData>
            </a:graphic>
          </wp:inline>
        </w:drawing>
      </w:r>
    </w:p>
    <w:p w14:paraId="650E6660" w14:textId="580D6B8B" w:rsidR="00CC3424" w:rsidRPr="00F32F7E" w:rsidRDefault="004555CB" w:rsidP="009C45E7">
      <w:pPr>
        <w:pStyle w:val="Title"/>
        <w:rPr>
          <w:rFonts w:ascii="Cambria" w:eastAsia="Cambria" w:hAnsi="Cambria"/>
          <w:color w:val="4472C4" w:themeColor="accent1"/>
          <w:spacing w:val="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del w:id="0" w:author="Tianyi Chen" w:date="2021-06-15T10:54:00Z">
        <w:r w:rsidRPr="00F32F7E" w:rsidDel="004511AE">
          <w:rPr>
            <w:rFonts w:ascii="Cambria" w:eastAsia="Cambria" w:hAnsi="Cambria"/>
            <w:color w:val="4472C4" w:themeColor="accent1"/>
            <w:spacing w:val="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elText>ThreatConnect</w:delText>
        </w:r>
        <w:r w:rsidR="00824596" w:rsidRPr="00F32F7E" w:rsidDel="004511AE">
          <w:rPr>
            <w:rFonts w:ascii="Cambria" w:eastAsia="Cambria" w:hAnsi="Cambria"/>
            <w:color w:val="4472C4" w:themeColor="accent1"/>
            <w:spacing w:val="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elText xml:space="preserve"> -</w:delText>
        </w:r>
        <w:r w:rsidR="00FF59BC" w:rsidRPr="00F32F7E" w:rsidDel="004511AE">
          <w:rPr>
            <w:rFonts w:ascii="Cambria" w:eastAsia="Cambria" w:hAnsi="Cambria"/>
            <w:color w:val="4472C4" w:themeColor="accent1"/>
            <w:spacing w:val="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elText xml:space="preserve"> </w:delText>
        </w:r>
      </w:del>
      <w:proofErr w:type="spellStart"/>
      <w:r w:rsidR="00FF59BC" w:rsidRPr="00F32F7E">
        <w:rPr>
          <w:rFonts w:ascii="Cambria" w:eastAsia="Cambria" w:hAnsi="Cambria"/>
          <w:color w:val="4472C4" w:themeColor="accent1"/>
          <w:spacing w:val="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IPQualityScore</w:t>
      </w:r>
      <w:proofErr w:type="spellEnd"/>
      <w:r w:rsidR="00FF59BC" w:rsidRPr="00F32F7E">
        <w:rPr>
          <w:rFonts w:ascii="Cambria" w:eastAsia="Cambria" w:hAnsi="Cambria"/>
          <w:color w:val="4472C4" w:themeColor="accent1"/>
          <w:spacing w:val="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App User Guide </w:t>
      </w:r>
      <w:ins w:id="1" w:author="Tianyi Chen" w:date="2021-06-15T10:54:00Z">
        <w:r w:rsidR="004511AE">
          <w:rPr>
            <w:rFonts w:ascii="Cambria" w:eastAsia="Cambria" w:hAnsi="Cambria"/>
            <w:color w:val="4472C4" w:themeColor="accent1"/>
            <w:spacing w:val="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the ThreatConnect Platform</w:t>
        </w:r>
      </w:ins>
    </w:p>
    <w:p w14:paraId="22A5A878" w14:textId="12764DA0" w:rsidR="005212E9" w:rsidRDefault="00CC3424" w:rsidP="00A13083">
      <w:pPr>
        <w:pStyle w:val="Title"/>
        <w:rPr>
          <w:rFonts w:asciiTheme="minorHAnsi" w:eastAsia="Cambria" w:hAnsiTheme="minorHAnsi" w:cstheme="minorHAnsi"/>
          <w:b/>
          <w:color w:val="4472C4" w:themeColor="accent1"/>
          <w:spacing w:val="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23FE9">
        <w:rPr>
          <w:rFonts w:asciiTheme="minorHAnsi" w:eastAsia="Cambria" w:hAnsiTheme="minorHAnsi" w:cstheme="minorHAnsi"/>
          <w:b/>
          <w:color w:val="4472C4" w:themeColor="accent1"/>
          <w:spacing w:val="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Version</w:t>
      </w:r>
      <w:r w:rsidR="00184AD0" w:rsidRPr="00323FE9">
        <w:rPr>
          <w:rFonts w:asciiTheme="minorHAnsi" w:eastAsia="Cambria" w:hAnsiTheme="minorHAnsi" w:cstheme="minorHAnsi"/>
          <w:b/>
          <w:color w:val="4472C4" w:themeColor="accent1"/>
          <w:spacing w:val="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1.0.0</w:t>
      </w:r>
    </w:p>
    <w:p w14:paraId="5F8CB369" w14:textId="33CBBD81" w:rsidR="00A13083" w:rsidRDefault="00A13083" w:rsidP="00A13083"/>
    <w:p w14:paraId="6B5240FE" w14:textId="77777777" w:rsidR="00B31FF2" w:rsidRPr="00A13083" w:rsidRDefault="00B31FF2" w:rsidP="00A13083"/>
    <w:p w14:paraId="40ABCF3C" w14:textId="6BF46AD0" w:rsidR="00CC3424" w:rsidRPr="00971CD2" w:rsidRDefault="00CC3424" w:rsidP="001F0A0E">
      <w:pPr>
        <w:pStyle w:val="Heading1"/>
        <w:spacing w:before="480" w:line="276" w:lineRule="auto"/>
        <w:rPr>
          <w:rFonts w:ascii="Cambria" w:eastAsia="Cambria" w:hAnsi="Cambria" w:cs="Cambria"/>
          <w:b/>
          <w:bCs/>
          <w:color w:val="4472C4" w:themeColor="accent1"/>
          <w:lang w:val="en-IN"/>
        </w:rPr>
      </w:pPr>
      <w:bookmarkStart w:id="2" w:name="_Toc68537075"/>
      <w:bookmarkStart w:id="3" w:name="_Toc69309876"/>
      <w:bookmarkStart w:id="4" w:name="_Toc69328868"/>
      <w:r w:rsidRPr="00971CD2">
        <w:rPr>
          <w:rFonts w:ascii="Cambria" w:eastAsia="Cambria" w:hAnsi="Cambria" w:cs="Cambria"/>
          <w:b/>
          <w:bCs/>
          <w:color w:val="4472C4" w:themeColor="accent1"/>
          <w:lang w:val="en-IN"/>
        </w:rPr>
        <w:t>Support</w:t>
      </w:r>
      <w:bookmarkEnd w:id="2"/>
      <w:bookmarkEnd w:id="3"/>
      <w:bookmarkEnd w:id="4"/>
    </w:p>
    <w:p w14:paraId="1A3A03E5" w14:textId="77777777" w:rsidR="00CC3424" w:rsidRDefault="00CC3424" w:rsidP="00CC3424">
      <w:pPr>
        <w:rPr>
          <w:rFonts w:cstheme="minorHAnsi"/>
          <w:sz w:val="24"/>
          <w:szCs w:val="24"/>
        </w:rPr>
      </w:pPr>
      <w:r w:rsidRPr="00C22FDA">
        <w:rPr>
          <w:rFonts w:cstheme="minorHAnsi"/>
          <w:sz w:val="24"/>
          <w:szCs w:val="24"/>
        </w:rPr>
        <w:t>For assistance with this App, to report a bug, or feature requests please contact us </w:t>
      </w:r>
      <w:r>
        <w:rPr>
          <w:rFonts w:cstheme="minorHAnsi"/>
          <w:sz w:val="24"/>
          <w:szCs w:val="24"/>
        </w:rPr>
        <w:t>via the following.</w:t>
      </w:r>
    </w:p>
    <w:tbl>
      <w:tblPr>
        <w:tblStyle w:val="TableGrid"/>
        <w:tblW w:w="9209" w:type="dxa"/>
        <w:tblLook w:val="04A0" w:firstRow="1" w:lastRow="0" w:firstColumn="1" w:lastColumn="0" w:noHBand="0" w:noVBand="1"/>
      </w:tblPr>
      <w:tblGrid>
        <w:gridCol w:w="4508"/>
        <w:gridCol w:w="4701"/>
      </w:tblGrid>
      <w:tr w:rsidR="00CC3424" w14:paraId="71239688" w14:textId="77777777" w:rsidTr="000A3F04">
        <w:tc>
          <w:tcPr>
            <w:tcW w:w="4508" w:type="dxa"/>
          </w:tcPr>
          <w:p w14:paraId="3EB42C87" w14:textId="77777777" w:rsidR="00CC3424" w:rsidRPr="004F07F3" w:rsidRDefault="00CC3424" w:rsidP="007D32D3">
            <w:pPr>
              <w:rPr>
                <w:rFonts w:cstheme="minorHAnsi"/>
                <w:b/>
                <w:bCs/>
                <w:sz w:val="24"/>
                <w:szCs w:val="24"/>
              </w:rPr>
            </w:pPr>
            <w:r w:rsidRPr="004F07F3">
              <w:rPr>
                <w:rFonts w:cstheme="minorHAnsi"/>
                <w:b/>
                <w:bCs/>
                <w:sz w:val="24"/>
                <w:szCs w:val="24"/>
              </w:rPr>
              <w:t>Support Portal</w:t>
            </w:r>
          </w:p>
        </w:tc>
        <w:tc>
          <w:tcPr>
            <w:tcW w:w="4701" w:type="dxa"/>
          </w:tcPr>
          <w:p w14:paraId="211D03B2" w14:textId="77777777" w:rsidR="00CC3424" w:rsidRDefault="00CC3424" w:rsidP="007D32D3">
            <w:pPr>
              <w:rPr>
                <w:rFonts w:cstheme="minorHAnsi"/>
                <w:sz w:val="24"/>
                <w:szCs w:val="24"/>
              </w:rPr>
            </w:pPr>
            <w:r w:rsidRPr="00FF59BC">
              <w:rPr>
                <w:rFonts w:cstheme="minorHAnsi"/>
                <w:sz w:val="24"/>
                <w:szCs w:val="24"/>
              </w:rPr>
              <w:t>https://www.ipqualityscore.com/contact-us</w:t>
            </w:r>
          </w:p>
        </w:tc>
      </w:tr>
      <w:tr w:rsidR="00CC3424" w14:paraId="0988D436" w14:textId="77777777" w:rsidTr="000A3F04">
        <w:tc>
          <w:tcPr>
            <w:tcW w:w="4508" w:type="dxa"/>
          </w:tcPr>
          <w:p w14:paraId="7D52DB8F" w14:textId="77777777" w:rsidR="00CC3424" w:rsidRPr="004F07F3" w:rsidRDefault="00CC3424" w:rsidP="007D32D3">
            <w:pPr>
              <w:rPr>
                <w:rFonts w:cstheme="minorHAnsi"/>
                <w:b/>
                <w:bCs/>
                <w:sz w:val="24"/>
                <w:szCs w:val="24"/>
              </w:rPr>
            </w:pPr>
            <w:r w:rsidRPr="004F07F3">
              <w:rPr>
                <w:rFonts w:cstheme="minorHAnsi"/>
                <w:b/>
                <w:bCs/>
                <w:sz w:val="24"/>
                <w:szCs w:val="24"/>
              </w:rPr>
              <w:t>Email</w:t>
            </w:r>
          </w:p>
        </w:tc>
        <w:tc>
          <w:tcPr>
            <w:tcW w:w="4701" w:type="dxa"/>
          </w:tcPr>
          <w:p w14:paraId="6EBDFC66" w14:textId="77777777" w:rsidR="00CC3424" w:rsidRDefault="00CC3424" w:rsidP="007D32D3">
            <w:pPr>
              <w:rPr>
                <w:rFonts w:cstheme="minorHAnsi"/>
                <w:sz w:val="24"/>
                <w:szCs w:val="24"/>
              </w:rPr>
            </w:pPr>
            <w:r w:rsidRPr="004F07F3">
              <w:rPr>
                <w:rFonts w:cstheme="minorHAnsi"/>
                <w:sz w:val="24"/>
                <w:szCs w:val="24"/>
              </w:rPr>
              <w:t>Support@IPQualityScore.com</w:t>
            </w:r>
          </w:p>
        </w:tc>
      </w:tr>
      <w:tr w:rsidR="00CC3424" w14:paraId="09F4FCF2" w14:textId="77777777" w:rsidTr="000A3F04">
        <w:tc>
          <w:tcPr>
            <w:tcW w:w="4508" w:type="dxa"/>
          </w:tcPr>
          <w:p w14:paraId="6141D888" w14:textId="77777777" w:rsidR="00CC3424" w:rsidRPr="004F07F3" w:rsidRDefault="00CC3424" w:rsidP="007D32D3">
            <w:pPr>
              <w:rPr>
                <w:rFonts w:cstheme="minorHAnsi"/>
                <w:b/>
                <w:bCs/>
                <w:sz w:val="24"/>
                <w:szCs w:val="24"/>
              </w:rPr>
            </w:pPr>
            <w:r w:rsidRPr="004F07F3">
              <w:rPr>
                <w:rFonts w:cstheme="minorHAnsi"/>
                <w:b/>
                <w:bCs/>
                <w:sz w:val="24"/>
                <w:szCs w:val="24"/>
              </w:rPr>
              <w:t>Phone</w:t>
            </w:r>
          </w:p>
        </w:tc>
        <w:tc>
          <w:tcPr>
            <w:tcW w:w="4701" w:type="dxa"/>
          </w:tcPr>
          <w:p w14:paraId="361CCD19" w14:textId="77777777" w:rsidR="00CC3424" w:rsidRDefault="00CC3424" w:rsidP="007D32D3">
            <w:pPr>
              <w:rPr>
                <w:rFonts w:cstheme="minorHAnsi"/>
                <w:sz w:val="24"/>
                <w:szCs w:val="24"/>
              </w:rPr>
            </w:pPr>
            <w:r w:rsidRPr="004F07F3">
              <w:rPr>
                <w:rFonts w:cstheme="minorHAnsi"/>
                <w:sz w:val="24"/>
                <w:szCs w:val="24"/>
              </w:rPr>
              <w:t>(800) 713-2618</w:t>
            </w:r>
          </w:p>
        </w:tc>
      </w:tr>
    </w:tbl>
    <w:p w14:paraId="1698809F" w14:textId="77777777" w:rsidR="00CC3424" w:rsidRPr="00C22FDA" w:rsidRDefault="00CC3424" w:rsidP="00CC3424">
      <w:pPr>
        <w:rPr>
          <w:rFonts w:cstheme="minorHAnsi"/>
          <w:sz w:val="24"/>
          <w:szCs w:val="24"/>
          <w:lang w:val="en-US"/>
        </w:rPr>
      </w:pPr>
    </w:p>
    <w:p w14:paraId="38033C70" w14:textId="1AB2903F" w:rsidR="00CC3424" w:rsidRPr="00971CD2" w:rsidRDefault="00CC3424" w:rsidP="001F0A0E">
      <w:pPr>
        <w:pStyle w:val="Heading1"/>
        <w:spacing w:before="480" w:line="276" w:lineRule="auto"/>
        <w:rPr>
          <w:rFonts w:asciiTheme="minorHAnsi" w:eastAsiaTheme="minorEastAsia" w:hAnsiTheme="minorHAnsi" w:cstheme="minorBidi"/>
          <w:b/>
          <w:bCs/>
          <w:color w:val="4472C4" w:themeColor="accent1"/>
          <w:spacing w:val="15"/>
          <w:sz w:val="24"/>
          <w:szCs w:val="24"/>
        </w:rPr>
      </w:pPr>
      <w:bookmarkStart w:id="5" w:name="_Toc69309877"/>
      <w:bookmarkStart w:id="6" w:name="_Toc69328869"/>
      <w:r w:rsidRPr="00971CD2">
        <w:rPr>
          <w:rFonts w:ascii="Cambria" w:eastAsia="Cambria" w:hAnsi="Cambria" w:cs="Cambria"/>
          <w:b/>
          <w:bCs/>
          <w:color w:val="4472C4" w:themeColor="accent1"/>
          <w:lang w:val="en-IN"/>
        </w:rPr>
        <w:t>Version History</w:t>
      </w:r>
      <w:bookmarkEnd w:id="5"/>
      <w:bookmarkEnd w:id="6"/>
      <w:r w:rsidRPr="00971CD2">
        <w:rPr>
          <w:rFonts w:asciiTheme="minorHAnsi" w:eastAsiaTheme="minorEastAsia" w:hAnsiTheme="minorHAnsi" w:cstheme="minorBidi"/>
          <w:b/>
          <w:bCs/>
          <w:color w:val="4472C4" w:themeColor="accent1"/>
          <w:spacing w:val="15"/>
          <w:sz w:val="24"/>
          <w:szCs w:val="24"/>
        </w:rPr>
        <w:t xml:space="preserve"> </w:t>
      </w:r>
    </w:p>
    <w:tbl>
      <w:tblPr>
        <w:tblStyle w:val="TableGrid"/>
        <w:tblW w:w="0" w:type="auto"/>
        <w:tblLook w:val="04A0" w:firstRow="1" w:lastRow="0" w:firstColumn="1" w:lastColumn="0" w:noHBand="0" w:noVBand="1"/>
      </w:tblPr>
      <w:tblGrid>
        <w:gridCol w:w="1960"/>
        <w:gridCol w:w="1082"/>
        <w:gridCol w:w="5974"/>
      </w:tblGrid>
      <w:tr w:rsidR="00CC3424" w14:paraId="7473171C" w14:textId="77777777" w:rsidTr="00850961">
        <w:tc>
          <w:tcPr>
            <w:tcW w:w="1980" w:type="dxa"/>
            <w:shd w:val="clear" w:color="auto" w:fill="E7E6E6" w:themeFill="background2"/>
          </w:tcPr>
          <w:p w14:paraId="6F32550C" w14:textId="77777777" w:rsidR="00CC3424" w:rsidRPr="00980189" w:rsidRDefault="00CC3424" w:rsidP="007D32D3">
            <w:pPr>
              <w:pStyle w:val="Subtitle"/>
              <w:numPr>
                <w:ilvl w:val="0"/>
                <w:numId w:val="0"/>
              </w:numPr>
              <w:spacing w:after="200" w:line="276" w:lineRule="auto"/>
              <w:rPr>
                <w:b/>
                <w:bCs/>
                <w:color w:val="000000" w:themeColor="text1"/>
                <w:sz w:val="24"/>
                <w:szCs w:val="24"/>
              </w:rPr>
            </w:pPr>
            <w:r w:rsidRPr="00980189">
              <w:rPr>
                <w:b/>
                <w:bCs/>
                <w:color w:val="000000" w:themeColor="text1"/>
                <w:sz w:val="24"/>
                <w:szCs w:val="24"/>
              </w:rPr>
              <w:t>Date</w:t>
            </w:r>
          </w:p>
        </w:tc>
        <w:tc>
          <w:tcPr>
            <w:tcW w:w="992" w:type="dxa"/>
            <w:shd w:val="clear" w:color="auto" w:fill="E7E6E6" w:themeFill="background2"/>
          </w:tcPr>
          <w:p w14:paraId="78F5AEAF" w14:textId="77777777" w:rsidR="00CC3424" w:rsidRPr="00980189" w:rsidRDefault="00CC3424" w:rsidP="007D32D3">
            <w:pPr>
              <w:pStyle w:val="Subtitle"/>
              <w:numPr>
                <w:ilvl w:val="0"/>
                <w:numId w:val="0"/>
              </w:numPr>
              <w:spacing w:after="200" w:line="276" w:lineRule="auto"/>
              <w:rPr>
                <w:b/>
                <w:bCs/>
                <w:color w:val="000000" w:themeColor="text1"/>
                <w:sz w:val="24"/>
                <w:szCs w:val="24"/>
              </w:rPr>
            </w:pPr>
            <w:r w:rsidRPr="00980189">
              <w:rPr>
                <w:b/>
                <w:bCs/>
                <w:color w:val="000000" w:themeColor="text1"/>
                <w:sz w:val="24"/>
                <w:szCs w:val="24"/>
              </w:rPr>
              <w:t>Version</w:t>
            </w:r>
          </w:p>
        </w:tc>
        <w:tc>
          <w:tcPr>
            <w:tcW w:w="6044" w:type="dxa"/>
            <w:shd w:val="clear" w:color="auto" w:fill="E7E6E6" w:themeFill="background2"/>
          </w:tcPr>
          <w:p w14:paraId="043B5D33" w14:textId="77777777" w:rsidR="00CC3424" w:rsidRPr="00980189" w:rsidRDefault="00CC3424" w:rsidP="007D32D3">
            <w:pPr>
              <w:pStyle w:val="Subtitle"/>
              <w:numPr>
                <w:ilvl w:val="0"/>
                <w:numId w:val="0"/>
              </w:numPr>
              <w:spacing w:after="200" w:line="276" w:lineRule="auto"/>
              <w:rPr>
                <w:b/>
                <w:bCs/>
                <w:color w:val="000000" w:themeColor="text1"/>
                <w:sz w:val="24"/>
                <w:szCs w:val="24"/>
              </w:rPr>
            </w:pPr>
            <w:r w:rsidRPr="00980189">
              <w:rPr>
                <w:b/>
                <w:bCs/>
                <w:color w:val="000000" w:themeColor="text1"/>
                <w:sz w:val="24"/>
                <w:szCs w:val="24"/>
              </w:rPr>
              <w:t>Description</w:t>
            </w:r>
          </w:p>
        </w:tc>
      </w:tr>
      <w:tr w:rsidR="00CC3424" w14:paraId="2EDA4E76" w14:textId="77777777" w:rsidTr="00850961">
        <w:tc>
          <w:tcPr>
            <w:tcW w:w="1980" w:type="dxa"/>
          </w:tcPr>
          <w:p w14:paraId="7E4A861A" w14:textId="10978145" w:rsidR="00CC3424" w:rsidRPr="00971CD2" w:rsidRDefault="00BD0838" w:rsidP="007D32D3">
            <w:pPr>
              <w:pStyle w:val="Subtitle"/>
              <w:numPr>
                <w:ilvl w:val="0"/>
                <w:numId w:val="0"/>
              </w:numPr>
              <w:spacing w:after="200" w:line="276" w:lineRule="auto"/>
              <w:rPr>
                <w:color w:val="000000" w:themeColor="text1"/>
                <w:sz w:val="24"/>
                <w:szCs w:val="24"/>
              </w:rPr>
            </w:pPr>
            <w:r>
              <w:rPr>
                <w:color w:val="000000" w:themeColor="text1"/>
                <w:sz w:val="24"/>
                <w:szCs w:val="24"/>
              </w:rPr>
              <w:t>08</w:t>
            </w:r>
            <w:r w:rsidR="00A20922" w:rsidRPr="00A20922">
              <w:rPr>
                <w:color w:val="000000" w:themeColor="text1"/>
                <w:sz w:val="24"/>
                <w:szCs w:val="24"/>
                <w:vertAlign w:val="superscript"/>
              </w:rPr>
              <w:t>th</w:t>
            </w:r>
            <w:r w:rsidR="00A20922">
              <w:rPr>
                <w:color w:val="000000" w:themeColor="text1"/>
                <w:sz w:val="24"/>
                <w:szCs w:val="24"/>
              </w:rPr>
              <w:t xml:space="preserve"> </w:t>
            </w:r>
            <w:r>
              <w:rPr>
                <w:color w:val="000000" w:themeColor="text1"/>
                <w:sz w:val="24"/>
                <w:szCs w:val="24"/>
              </w:rPr>
              <w:t>June</w:t>
            </w:r>
            <w:r w:rsidR="00A20922">
              <w:rPr>
                <w:color w:val="000000" w:themeColor="text1"/>
                <w:sz w:val="24"/>
                <w:szCs w:val="24"/>
              </w:rPr>
              <w:t xml:space="preserve"> 2021</w:t>
            </w:r>
          </w:p>
        </w:tc>
        <w:tc>
          <w:tcPr>
            <w:tcW w:w="992" w:type="dxa"/>
          </w:tcPr>
          <w:p w14:paraId="0C079A3F" w14:textId="3D123EF1" w:rsidR="00CC3424" w:rsidRPr="00971CD2" w:rsidRDefault="00CC3424" w:rsidP="007D32D3">
            <w:pPr>
              <w:pStyle w:val="Subtitle"/>
              <w:numPr>
                <w:ilvl w:val="0"/>
                <w:numId w:val="0"/>
              </w:numPr>
              <w:spacing w:after="200" w:line="276" w:lineRule="auto"/>
              <w:rPr>
                <w:color w:val="000000" w:themeColor="text1"/>
                <w:sz w:val="24"/>
                <w:szCs w:val="24"/>
              </w:rPr>
            </w:pPr>
            <w:r w:rsidRPr="00971CD2">
              <w:rPr>
                <w:color w:val="000000" w:themeColor="text1"/>
                <w:sz w:val="24"/>
                <w:szCs w:val="24"/>
              </w:rPr>
              <w:t>1.0.0</w:t>
            </w:r>
          </w:p>
        </w:tc>
        <w:tc>
          <w:tcPr>
            <w:tcW w:w="6044" w:type="dxa"/>
          </w:tcPr>
          <w:p w14:paraId="1AB50DAC" w14:textId="77777777" w:rsidR="00CC3424" w:rsidRPr="00971CD2" w:rsidRDefault="00CC3424" w:rsidP="007D32D3">
            <w:pPr>
              <w:pStyle w:val="Subtitle"/>
              <w:numPr>
                <w:ilvl w:val="0"/>
                <w:numId w:val="0"/>
              </w:numPr>
              <w:spacing w:after="200" w:line="276" w:lineRule="auto"/>
              <w:rPr>
                <w:color w:val="000000" w:themeColor="text1"/>
                <w:sz w:val="24"/>
                <w:szCs w:val="24"/>
              </w:rPr>
            </w:pPr>
            <w:r w:rsidRPr="00971CD2">
              <w:rPr>
                <w:color w:val="000000" w:themeColor="text1"/>
                <w:sz w:val="24"/>
                <w:szCs w:val="24"/>
              </w:rPr>
              <w:t>User Guide for the IPQualityScore Enrichment App.</w:t>
            </w:r>
          </w:p>
        </w:tc>
      </w:tr>
    </w:tbl>
    <w:p w14:paraId="638A1881" w14:textId="68897A08" w:rsidR="00CC3424" w:rsidRDefault="00CC3424" w:rsidP="005212E9"/>
    <w:p w14:paraId="7D1B6B1B" w14:textId="1FE8E1B9" w:rsidR="00CC3424" w:rsidRDefault="00CC3424" w:rsidP="005212E9"/>
    <w:p w14:paraId="442833E0" w14:textId="555ADEA8" w:rsidR="00CC3424" w:rsidRDefault="00CC3424" w:rsidP="005212E9"/>
    <w:p w14:paraId="1A1CBB69" w14:textId="5B4E5F98" w:rsidR="00CC3424" w:rsidRDefault="00CC3424" w:rsidP="005212E9"/>
    <w:p w14:paraId="68B629C0" w14:textId="2F6C9B4B" w:rsidR="00CC3424" w:rsidRDefault="00CC3424" w:rsidP="005212E9"/>
    <w:p w14:paraId="748E5F57" w14:textId="14EC774E" w:rsidR="00CC3424" w:rsidRDefault="00CC3424" w:rsidP="005212E9"/>
    <w:p w14:paraId="4EA9B7FD" w14:textId="4F547CE7" w:rsidR="00CC3424" w:rsidRDefault="00CC3424" w:rsidP="005212E9"/>
    <w:p w14:paraId="774896B6" w14:textId="36CABA6E" w:rsidR="001F0A0E" w:rsidRDefault="001F0A0E" w:rsidP="005212E9"/>
    <w:p w14:paraId="1A5EE09C" w14:textId="18D23073" w:rsidR="001F0A0E" w:rsidRDefault="001F0A0E" w:rsidP="005212E9"/>
    <w:p w14:paraId="5299616D" w14:textId="77777777" w:rsidR="009C45E7" w:rsidRDefault="009C45E7" w:rsidP="005212E9"/>
    <w:p w14:paraId="1CDCC974" w14:textId="613B6E88" w:rsidR="00CC3424" w:rsidRDefault="00CC3424" w:rsidP="005212E9"/>
    <w:p w14:paraId="400C52BD" w14:textId="33CEF5C0" w:rsidR="009C45E7" w:rsidRDefault="009C45E7" w:rsidP="005212E9"/>
    <w:sdt>
      <w:sdtPr>
        <w:rPr>
          <w:rFonts w:asciiTheme="minorHAnsi" w:eastAsiaTheme="minorHAnsi" w:hAnsiTheme="minorHAnsi" w:cstheme="minorBidi"/>
          <w:color w:val="auto"/>
          <w:sz w:val="22"/>
          <w:szCs w:val="22"/>
          <w:lang w:val="en-IN"/>
        </w:rPr>
        <w:id w:val="-653059261"/>
        <w:docPartObj>
          <w:docPartGallery w:val="Table of Contents"/>
          <w:docPartUnique/>
        </w:docPartObj>
      </w:sdtPr>
      <w:sdtEndPr>
        <w:rPr>
          <w:b/>
          <w:bCs/>
          <w:noProof/>
        </w:rPr>
      </w:sdtEndPr>
      <w:sdtContent>
        <w:p w14:paraId="648B17E7" w14:textId="1C6F1520" w:rsidR="00971CD2" w:rsidRPr="00971CD2" w:rsidRDefault="00971CD2">
          <w:pPr>
            <w:pStyle w:val="TOCHeading"/>
            <w:rPr>
              <w:rFonts w:ascii="Cambria" w:hAnsi="Cambria"/>
              <w:b/>
              <w:bCs/>
            </w:rPr>
          </w:pPr>
          <w:r w:rsidRPr="00971CD2">
            <w:rPr>
              <w:rFonts w:ascii="Cambria" w:hAnsi="Cambria"/>
              <w:b/>
              <w:bCs/>
            </w:rPr>
            <w:t>Contents</w:t>
          </w:r>
        </w:p>
        <w:p w14:paraId="5EDC748D" w14:textId="5AB0E892" w:rsidR="00323FE9" w:rsidRDefault="00971CD2">
          <w:pPr>
            <w:pStyle w:val="TOC1"/>
            <w:rPr>
              <w:rFonts w:asciiTheme="minorHAnsi" w:eastAsiaTheme="minorEastAsia" w:hAnsiTheme="minorHAnsi" w:cstheme="minorBidi"/>
              <w:b w:val="0"/>
              <w:bCs w:val="0"/>
              <w:color w:val="auto"/>
              <w:lang w:eastAsia="en-IN"/>
            </w:rPr>
          </w:pPr>
          <w:r>
            <w:fldChar w:fldCharType="begin"/>
          </w:r>
          <w:r>
            <w:instrText xml:space="preserve"> TOC \o "1-3" \h \z \u </w:instrText>
          </w:r>
          <w:r>
            <w:fldChar w:fldCharType="separate"/>
          </w:r>
          <w:hyperlink w:anchor="_Toc69328868" w:history="1">
            <w:r w:rsidR="00323FE9" w:rsidRPr="00D83953">
              <w:rPr>
                <w:rStyle w:val="Hyperlink"/>
              </w:rPr>
              <w:t>Support</w:t>
            </w:r>
            <w:r w:rsidR="00323FE9">
              <w:rPr>
                <w:webHidden/>
              </w:rPr>
              <w:tab/>
            </w:r>
            <w:r w:rsidR="00323FE9">
              <w:rPr>
                <w:webHidden/>
              </w:rPr>
              <w:fldChar w:fldCharType="begin"/>
            </w:r>
            <w:r w:rsidR="00323FE9">
              <w:rPr>
                <w:webHidden/>
              </w:rPr>
              <w:instrText xml:space="preserve"> PAGEREF _Toc69328868 \h </w:instrText>
            </w:r>
            <w:r w:rsidR="00323FE9">
              <w:rPr>
                <w:webHidden/>
              </w:rPr>
            </w:r>
            <w:r w:rsidR="00323FE9">
              <w:rPr>
                <w:webHidden/>
              </w:rPr>
              <w:fldChar w:fldCharType="separate"/>
            </w:r>
            <w:r w:rsidR="00323FE9">
              <w:rPr>
                <w:webHidden/>
              </w:rPr>
              <w:t>1</w:t>
            </w:r>
            <w:r w:rsidR="00323FE9">
              <w:rPr>
                <w:webHidden/>
              </w:rPr>
              <w:fldChar w:fldCharType="end"/>
            </w:r>
          </w:hyperlink>
        </w:p>
        <w:p w14:paraId="4A702AC0" w14:textId="464A4465" w:rsidR="00323FE9" w:rsidRDefault="002636D7">
          <w:pPr>
            <w:pStyle w:val="TOC1"/>
            <w:rPr>
              <w:rFonts w:asciiTheme="minorHAnsi" w:eastAsiaTheme="minorEastAsia" w:hAnsiTheme="minorHAnsi" w:cstheme="minorBidi"/>
              <w:b w:val="0"/>
              <w:bCs w:val="0"/>
              <w:color w:val="auto"/>
              <w:lang w:eastAsia="en-IN"/>
            </w:rPr>
          </w:pPr>
          <w:hyperlink w:anchor="_Toc69328869" w:history="1">
            <w:r w:rsidR="00323FE9" w:rsidRPr="00D83953">
              <w:rPr>
                <w:rStyle w:val="Hyperlink"/>
              </w:rPr>
              <w:t>Version History</w:t>
            </w:r>
            <w:r w:rsidR="00323FE9">
              <w:rPr>
                <w:webHidden/>
              </w:rPr>
              <w:tab/>
            </w:r>
            <w:r w:rsidR="00323FE9">
              <w:rPr>
                <w:webHidden/>
              </w:rPr>
              <w:fldChar w:fldCharType="begin"/>
            </w:r>
            <w:r w:rsidR="00323FE9">
              <w:rPr>
                <w:webHidden/>
              </w:rPr>
              <w:instrText xml:space="preserve"> PAGEREF _Toc69328869 \h </w:instrText>
            </w:r>
            <w:r w:rsidR="00323FE9">
              <w:rPr>
                <w:webHidden/>
              </w:rPr>
            </w:r>
            <w:r w:rsidR="00323FE9">
              <w:rPr>
                <w:webHidden/>
              </w:rPr>
              <w:fldChar w:fldCharType="separate"/>
            </w:r>
            <w:r w:rsidR="00323FE9">
              <w:rPr>
                <w:webHidden/>
              </w:rPr>
              <w:t>1</w:t>
            </w:r>
            <w:r w:rsidR="00323FE9">
              <w:rPr>
                <w:webHidden/>
              </w:rPr>
              <w:fldChar w:fldCharType="end"/>
            </w:r>
          </w:hyperlink>
        </w:p>
        <w:p w14:paraId="4C24F1C6" w14:textId="7B6DFE15" w:rsidR="00323FE9" w:rsidRDefault="002636D7">
          <w:pPr>
            <w:pStyle w:val="TOC1"/>
            <w:rPr>
              <w:rFonts w:asciiTheme="minorHAnsi" w:eastAsiaTheme="minorEastAsia" w:hAnsiTheme="minorHAnsi" w:cstheme="minorBidi"/>
              <w:b w:val="0"/>
              <w:bCs w:val="0"/>
              <w:color w:val="auto"/>
              <w:lang w:eastAsia="en-IN"/>
            </w:rPr>
          </w:pPr>
          <w:hyperlink w:anchor="_Toc69328870" w:history="1">
            <w:r w:rsidR="00323FE9" w:rsidRPr="00D83953">
              <w:rPr>
                <w:rStyle w:val="Hyperlink"/>
              </w:rPr>
              <w:t>1. Introduction</w:t>
            </w:r>
            <w:r w:rsidR="00323FE9">
              <w:rPr>
                <w:webHidden/>
              </w:rPr>
              <w:tab/>
            </w:r>
            <w:r w:rsidR="00323FE9">
              <w:rPr>
                <w:webHidden/>
              </w:rPr>
              <w:fldChar w:fldCharType="begin"/>
            </w:r>
            <w:r w:rsidR="00323FE9">
              <w:rPr>
                <w:webHidden/>
              </w:rPr>
              <w:instrText xml:space="preserve"> PAGEREF _Toc69328870 \h </w:instrText>
            </w:r>
            <w:r w:rsidR="00323FE9">
              <w:rPr>
                <w:webHidden/>
              </w:rPr>
            </w:r>
            <w:r w:rsidR="00323FE9">
              <w:rPr>
                <w:webHidden/>
              </w:rPr>
              <w:fldChar w:fldCharType="separate"/>
            </w:r>
            <w:r w:rsidR="00323FE9">
              <w:rPr>
                <w:webHidden/>
              </w:rPr>
              <w:t>3</w:t>
            </w:r>
            <w:r w:rsidR="00323FE9">
              <w:rPr>
                <w:webHidden/>
              </w:rPr>
              <w:fldChar w:fldCharType="end"/>
            </w:r>
          </w:hyperlink>
        </w:p>
        <w:p w14:paraId="405C1398" w14:textId="371E6B61" w:rsidR="00323FE9" w:rsidRDefault="002636D7">
          <w:pPr>
            <w:pStyle w:val="TOC1"/>
            <w:rPr>
              <w:rFonts w:asciiTheme="minorHAnsi" w:eastAsiaTheme="minorEastAsia" w:hAnsiTheme="minorHAnsi" w:cstheme="minorBidi"/>
              <w:b w:val="0"/>
              <w:bCs w:val="0"/>
              <w:color w:val="auto"/>
              <w:lang w:eastAsia="en-IN"/>
            </w:rPr>
          </w:pPr>
          <w:hyperlink w:anchor="_Toc69328871" w:history="1">
            <w:r w:rsidR="00323FE9" w:rsidRPr="00D83953">
              <w:rPr>
                <w:rStyle w:val="Hyperlink"/>
              </w:rPr>
              <w:t>2. Configuration</w:t>
            </w:r>
            <w:r w:rsidR="00323FE9">
              <w:rPr>
                <w:webHidden/>
              </w:rPr>
              <w:tab/>
            </w:r>
            <w:r w:rsidR="00323FE9">
              <w:rPr>
                <w:webHidden/>
              </w:rPr>
              <w:fldChar w:fldCharType="begin"/>
            </w:r>
            <w:r w:rsidR="00323FE9">
              <w:rPr>
                <w:webHidden/>
              </w:rPr>
              <w:instrText xml:space="preserve"> PAGEREF _Toc69328871 \h </w:instrText>
            </w:r>
            <w:r w:rsidR="00323FE9">
              <w:rPr>
                <w:webHidden/>
              </w:rPr>
            </w:r>
            <w:r w:rsidR="00323FE9">
              <w:rPr>
                <w:webHidden/>
              </w:rPr>
              <w:fldChar w:fldCharType="separate"/>
            </w:r>
            <w:r w:rsidR="00323FE9">
              <w:rPr>
                <w:webHidden/>
              </w:rPr>
              <w:t>4</w:t>
            </w:r>
            <w:r w:rsidR="00323FE9">
              <w:rPr>
                <w:webHidden/>
              </w:rPr>
              <w:fldChar w:fldCharType="end"/>
            </w:r>
          </w:hyperlink>
        </w:p>
        <w:p w14:paraId="27687FD1" w14:textId="299BDFD8" w:rsidR="00323FE9" w:rsidRDefault="002636D7">
          <w:pPr>
            <w:pStyle w:val="TOC2"/>
            <w:tabs>
              <w:tab w:val="right" w:leader="dot" w:pos="9016"/>
            </w:tabs>
            <w:rPr>
              <w:rFonts w:cstheme="minorBidi"/>
              <w:noProof/>
              <w:lang w:val="en-IN" w:eastAsia="en-IN"/>
            </w:rPr>
          </w:pPr>
          <w:hyperlink w:anchor="_Toc69328872" w:history="1">
            <w:r w:rsidR="00323FE9" w:rsidRPr="00D83953">
              <w:rPr>
                <w:rStyle w:val="Hyperlink"/>
                <w:rFonts w:ascii="Cambria" w:eastAsia="Cambria" w:hAnsi="Cambria"/>
                <w:b/>
                <w:bCs/>
                <w:noProof/>
              </w:rPr>
              <w:t>2.1. Pre-Requisites</w:t>
            </w:r>
            <w:r w:rsidR="00323FE9">
              <w:rPr>
                <w:noProof/>
                <w:webHidden/>
              </w:rPr>
              <w:tab/>
            </w:r>
            <w:r w:rsidR="00323FE9">
              <w:rPr>
                <w:noProof/>
                <w:webHidden/>
              </w:rPr>
              <w:fldChar w:fldCharType="begin"/>
            </w:r>
            <w:r w:rsidR="00323FE9">
              <w:rPr>
                <w:noProof/>
                <w:webHidden/>
              </w:rPr>
              <w:instrText xml:space="preserve"> PAGEREF _Toc69328872 \h </w:instrText>
            </w:r>
            <w:r w:rsidR="00323FE9">
              <w:rPr>
                <w:noProof/>
                <w:webHidden/>
              </w:rPr>
            </w:r>
            <w:r w:rsidR="00323FE9">
              <w:rPr>
                <w:noProof/>
                <w:webHidden/>
              </w:rPr>
              <w:fldChar w:fldCharType="separate"/>
            </w:r>
            <w:r w:rsidR="00323FE9">
              <w:rPr>
                <w:noProof/>
                <w:webHidden/>
              </w:rPr>
              <w:t>4</w:t>
            </w:r>
            <w:r w:rsidR="00323FE9">
              <w:rPr>
                <w:noProof/>
                <w:webHidden/>
              </w:rPr>
              <w:fldChar w:fldCharType="end"/>
            </w:r>
          </w:hyperlink>
        </w:p>
        <w:p w14:paraId="6EFC4758" w14:textId="1E214CA0" w:rsidR="00323FE9" w:rsidRDefault="002636D7">
          <w:pPr>
            <w:pStyle w:val="TOC2"/>
            <w:tabs>
              <w:tab w:val="right" w:leader="dot" w:pos="9016"/>
            </w:tabs>
            <w:rPr>
              <w:rFonts w:cstheme="minorBidi"/>
              <w:noProof/>
              <w:lang w:val="en-IN" w:eastAsia="en-IN"/>
            </w:rPr>
          </w:pPr>
          <w:hyperlink w:anchor="_Toc69328873" w:history="1">
            <w:r w:rsidR="00323FE9" w:rsidRPr="00D83953">
              <w:rPr>
                <w:rStyle w:val="Hyperlink"/>
                <w:rFonts w:ascii="Cambria" w:eastAsia="Cambria" w:hAnsi="Cambria"/>
                <w:b/>
                <w:bCs/>
                <w:noProof/>
              </w:rPr>
              <w:t>2.2. IPQualityScore App Installation</w:t>
            </w:r>
            <w:r w:rsidR="00323FE9">
              <w:rPr>
                <w:noProof/>
                <w:webHidden/>
              </w:rPr>
              <w:tab/>
            </w:r>
            <w:r w:rsidR="00323FE9">
              <w:rPr>
                <w:noProof/>
                <w:webHidden/>
              </w:rPr>
              <w:fldChar w:fldCharType="begin"/>
            </w:r>
            <w:r w:rsidR="00323FE9">
              <w:rPr>
                <w:noProof/>
                <w:webHidden/>
              </w:rPr>
              <w:instrText xml:space="preserve"> PAGEREF _Toc69328873 \h </w:instrText>
            </w:r>
            <w:r w:rsidR="00323FE9">
              <w:rPr>
                <w:noProof/>
                <w:webHidden/>
              </w:rPr>
            </w:r>
            <w:r w:rsidR="00323FE9">
              <w:rPr>
                <w:noProof/>
                <w:webHidden/>
              </w:rPr>
              <w:fldChar w:fldCharType="separate"/>
            </w:r>
            <w:r w:rsidR="00323FE9">
              <w:rPr>
                <w:noProof/>
                <w:webHidden/>
              </w:rPr>
              <w:t>4</w:t>
            </w:r>
            <w:r w:rsidR="00323FE9">
              <w:rPr>
                <w:noProof/>
                <w:webHidden/>
              </w:rPr>
              <w:fldChar w:fldCharType="end"/>
            </w:r>
          </w:hyperlink>
        </w:p>
        <w:p w14:paraId="5F49F3AD" w14:textId="6D3A601B" w:rsidR="00323FE9" w:rsidRDefault="002636D7">
          <w:pPr>
            <w:pStyle w:val="TOC2"/>
            <w:tabs>
              <w:tab w:val="right" w:leader="dot" w:pos="9016"/>
            </w:tabs>
            <w:rPr>
              <w:rFonts w:cstheme="minorBidi"/>
              <w:noProof/>
              <w:lang w:val="en-IN" w:eastAsia="en-IN"/>
            </w:rPr>
          </w:pPr>
          <w:hyperlink w:anchor="_Toc69328874" w:history="1">
            <w:r w:rsidR="00323FE9" w:rsidRPr="00D83953">
              <w:rPr>
                <w:rStyle w:val="Hyperlink"/>
                <w:rFonts w:ascii="Cambria" w:eastAsia="Cambria" w:hAnsi="Cambria"/>
                <w:b/>
                <w:bCs/>
                <w:noProof/>
              </w:rPr>
              <w:t>2.3. IPQualityScore App Configuration</w:t>
            </w:r>
            <w:r w:rsidR="00323FE9">
              <w:rPr>
                <w:noProof/>
                <w:webHidden/>
              </w:rPr>
              <w:tab/>
            </w:r>
            <w:r w:rsidR="00323FE9">
              <w:rPr>
                <w:noProof/>
                <w:webHidden/>
              </w:rPr>
              <w:fldChar w:fldCharType="begin"/>
            </w:r>
            <w:r w:rsidR="00323FE9">
              <w:rPr>
                <w:noProof/>
                <w:webHidden/>
              </w:rPr>
              <w:instrText xml:space="preserve"> PAGEREF _Toc69328874 \h </w:instrText>
            </w:r>
            <w:r w:rsidR="00323FE9">
              <w:rPr>
                <w:noProof/>
                <w:webHidden/>
              </w:rPr>
            </w:r>
            <w:r w:rsidR="00323FE9">
              <w:rPr>
                <w:noProof/>
                <w:webHidden/>
              </w:rPr>
              <w:fldChar w:fldCharType="separate"/>
            </w:r>
            <w:r w:rsidR="00323FE9">
              <w:rPr>
                <w:noProof/>
                <w:webHidden/>
              </w:rPr>
              <w:t>4</w:t>
            </w:r>
            <w:r w:rsidR="00323FE9">
              <w:rPr>
                <w:noProof/>
                <w:webHidden/>
              </w:rPr>
              <w:fldChar w:fldCharType="end"/>
            </w:r>
          </w:hyperlink>
        </w:p>
        <w:p w14:paraId="331625AA" w14:textId="0FA625AC" w:rsidR="00323FE9" w:rsidRDefault="002636D7">
          <w:pPr>
            <w:pStyle w:val="TOC1"/>
            <w:rPr>
              <w:rFonts w:asciiTheme="minorHAnsi" w:eastAsiaTheme="minorEastAsia" w:hAnsiTheme="minorHAnsi" w:cstheme="minorBidi"/>
              <w:b w:val="0"/>
              <w:bCs w:val="0"/>
              <w:color w:val="auto"/>
              <w:lang w:eastAsia="en-IN"/>
            </w:rPr>
          </w:pPr>
          <w:hyperlink w:anchor="_Toc69328875" w:history="1">
            <w:r w:rsidR="00323FE9" w:rsidRPr="00D83953">
              <w:rPr>
                <w:rStyle w:val="Hyperlink"/>
              </w:rPr>
              <w:t>3. Outputs</w:t>
            </w:r>
            <w:r w:rsidR="00323FE9">
              <w:rPr>
                <w:webHidden/>
              </w:rPr>
              <w:tab/>
            </w:r>
            <w:r w:rsidR="00323FE9">
              <w:rPr>
                <w:webHidden/>
              </w:rPr>
              <w:fldChar w:fldCharType="begin"/>
            </w:r>
            <w:r w:rsidR="00323FE9">
              <w:rPr>
                <w:webHidden/>
              </w:rPr>
              <w:instrText xml:space="preserve"> PAGEREF _Toc69328875 \h </w:instrText>
            </w:r>
            <w:r w:rsidR="00323FE9">
              <w:rPr>
                <w:webHidden/>
              </w:rPr>
            </w:r>
            <w:r w:rsidR="00323FE9">
              <w:rPr>
                <w:webHidden/>
              </w:rPr>
              <w:fldChar w:fldCharType="separate"/>
            </w:r>
            <w:r w:rsidR="00323FE9">
              <w:rPr>
                <w:webHidden/>
              </w:rPr>
              <w:t>7</w:t>
            </w:r>
            <w:r w:rsidR="00323FE9">
              <w:rPr>
                <w:webHidden/>
              </w:rPr>
              <w:fldChar w:fldCharType="end"/>
            </w:r>
          </w:hyperlink>
        </w:p>
        <w:p w14:paraId="73AFC139" w14:textId="56D44566" w:rsidR="00323FE9" w:rsidRDefault="002636D7">
          <w:pPr>
            <w:pStyle w:val="TOC1"/>
            <w:rPr>
              <w:rFonts w:asciiTheme="minorHAnsi" w:eastAsiaTheme="minorEastAsia" w:hAnsiTheme="minorHAnsi" w:cstheme="minorBidi"/>
              <w:b w:val="0"/>
              <w:bCs w:val="0"/>
              <w:color w:val="auto"/>
              <w:lang w:eastAsia="en-IN"/>
            </w:rPr>
          </w:pPr>
          <w:hyperlink w:anchor="_Toc69328876" w:history="1">
            <w:r w:rsidR="00323FE9" w:rsidRPr="00D83953">
              <w:rPr>
                <w:rStyle w:val="Hyperlink"/>
              </w:rPr>
              <w:t>4. IPQualityScore Playbook Templates</w:t>
            </w:r>
            <w:r w:rsidR="00323FE9">
              <w:rPr>
                <w:webHidden/>
              </w:rPr>
              <w:tab/>
            </w:r>
            <w:r w:rsidR="00323FE9">
              <w:rPr>
                <w:webHidden/>
              </w:rPr>
              <w:fldChar w:fldCharType="begin"/>
            </w:r>
            <w:r w:rsidR="00323FE9">
              <w:rPr>
                <w:webHidden/>
              </w:rPr>
              <w:instrText xml:space="preserve"> PAGEREF _Toc69328876 \h </w:instrText>
            </w:r>
            <w:r w:rsidR="00323FE9">
              <w:rPr>
                <w:webHidden/>
              </w:rPr>
            </w:r>
            <w:r w:rsidR="00323FE9">
              <w:rPr>
                <w:webHidden/>
              </w:rPr>
              <w:fldChar w:fldCharType="separate"/>
            </w:r>
            <w:r w:rsidR="00323FE9">
              <w:rPr>
                <w:webHidden/>
              </w:rPr>
              <w:t>28</w:t>
            </w:r>
            <w:r w:rsidR="00323FE9">
              <w:rPr>
                <w:webHidden/>
              </w:rPr>
              <w:fldChar w:fldCharType="end"/>
            </w:r>
          </w:hyperlink>
        </w:p>
        <w:p w14:paraId="38949913" w14:textId="5846ABD0" w:rsidR="00323FE9" w:rsidRDefault="002636D7">
          <w:pPr>
            <w:pStyle w:val="TOC2"/>
            <w:tabs>
              <w:tab w:val="right" w:leader="dot" w:pos="9016"/>
            </w:tabs>
            <w:rPr>
              <w:rFonts w:cstheme="minorBidi"/>
              <w:noProof/>
              <w:lang w:val="en-IN" w:eastAsia="en-IN"/>
            </w:rPr>
          </w:pPr>
          <w:hyperlink w:anchor="_Toc69328877" w:history="1">
            <w:r w:rsidR="00323FE9" w:rsidRPr="00D83953">
              <w:rPr>
                <w:rStyle w:val="Hyperlink"/>
                <w:rFonts w:ascii="Cambria" w:eastAsia="Cambria" w:hAnsi="Cambria"/>
                <w:b/>
                <w:bCs/>
                <w:noProof/>
              </w:rPr>
              <w:t>4.1. IPQualityScore Playbook Templates Installation</w:t>
            </w:r>
            <w:r w:rsidR="00323FE9">
              <w:rPr>
                <w:noProof/>
                <w:webHidden/>
              </w:rPr>
              <w:tab/>
            </w:r>
            <w:r w:rsidR="00323FE9">
              <w:rPr>
                <w:noProof/>
                <w:webHidden/>
              </w:rPr>
              <w:fldChar w:fldCharType="begin"/>
            </w:r>
            <w:r w:rsidR="00323FE9">
              <w:rPr>
                <w:noProof/>
                <w:webHidden/>
              </w:rPr>
              <w:instrText xml:space="preserve"> PAGEREF _Toc69328877 \h </w:instrText>
            </w:r>
            <w:r w:rsidR="00323FE9">
              <w:rPr>
                <w:noProof/>
                <w:webHidden/>
              </w:rPr>
            </w:r>
            <w:r w:rsidR="00323FE9">
              <w:rPr>
                <w:noProof/>
                <w:webHidden/>
              </w:rPr>
              <w:fldChar w:fldCharType="separate"/>
            </w:r>
            <w:r w:rsidR="00323FE9">
              <w:rPr>
                <w:noProof/>
                <w:webHidden/>
              </w:rPr>
              <w:t>28</w:t>
            </w:r>
            <w:r w:rsidR="00323FE9">
              <w:rPr>
                <w:noProof/>
                <w:webHidden/>
              </w:rPr>
              <w:fldChar w:fldCharType="end"/>
            </w:r>
          </w:hyperlink>
        </w:p>
        <w:p w14:paraId="37C14100" w14:textId="55E08C79" w:rsidR="00323FE9" w:rsidRDefault="002636D7">
          <w:pPr>
            <w:pStyle w:val="TOC2"/>
            <w:tabs>
              <w:tab w:val="right" w:leader="dot" w:pos="9016"/>
            </w:tabs>
            <w:rPr>
              <w:rFonts w:cstheme="minorBidi"/>
              <w:noProof/>
              <w:lang w:val="en-IN" w:eastAsia="en-IN"/>
            </w:rPr>
          </w:pPr>
          <w:hyperlink w:anchor="_Toc69328878" w:history="1">
            <w:r w:rsidR="00323FE9" w:rsidRPr="00D83953">
              <w:rPr>
                <w:rStyle w:val="Hyperlink"/>
                <w:rFonts w:ascii="Cambria" w:eastAsia="Cambria" w:hAnsi="Cambria"/>
                <w:b/>
                <w:bCs/>
                <w:noProof/>
              </w:rPr>
              <w:t>4.2. IPQualityScore API Key Variable Set Up</w:t>
            </w:r>
            <w:r w:rsidR="00323FE9">
              <w:rPr>
                <w:noProof/>
                <w:webHidden/>
              </w:rPr>
              <w:tab/>
            </w:r>
            <w:r w:rsidR="00323FE9">
              <w:rPr>
                <w:noProof/>
                <w:webHidden/>
              </w:rPr>
              <w:fldChar w:fldCharType="begin"/>
            </w:r>
            <w:r w:rsidR="00323FE9">
              <w:rPr>
                <w:noProof/>
                <w:webHidden/>
              </w:rPr>
              <w:instrText xml:space="preserve"> PAGEREF _Toc69328878 \h </w:instrText>
            </w:r>
            <w:r w:rsidR="00323FE9">
              <w:rPr>
                <w:noProof/>
                <w:webHidden/>
              </w:rPr>
            </w:r>
            <w:r w:rsidR="00323FE9">
              <w:rPr>
                <w:noProof/>
                <w:webHidden/>
              </w:rPr>
              <w:fldChar w:fldCharType="separate"/>
            </w:r>
            <w:r w:rsidR="00323FE9">
              <w:rPr>
                <w:noProof/>
                <w:webHidden/>
              </w:rPr>
              <w:t>28</w:t>
            </w:r>
            <w:r w:rsidR="00323FE9">
              <w:rPr>
                <w:noProof/>
                <w:webHidden/>
              </w:rPr>
              <w:fldChar w:fldCharType="end"/>
            </w:r>
          </w:hyperlink>
        </w:p>
        <w:p w14:paraId="0BE76157" w14:textId="498157A8" w:rsidR="00323FE9" w:rsidRDefault="002636D7">
          <w:pPr>
            <w:pStyle w:val="TOC2"/>
            <w:tabs>
              <w:tab w:val="right" w:leader="dot" w:pos="9016"/>
            </w:tabs>
            <w:rPr>
              <w:rFonts w:cstheme="minorBidi"/>
              <w:noProof/>
              <w:lang w:val="en-IN" w:eastAsia="en-IN"/>
            </w:rPr>
          </w:pPr>
          <w:hyperlink w:anchor="_Toc69328879" w:history="1">
            <w:r w:rsidR="00323FE9" w:rsidRPr="00D83953">
              <w:rPr>
                <w:rStyle w:val="Hyperlink"/>
                <w:rFonts w:ascii="Cambria" w:eastAsia="Cambria" w:hAnsi="Cambria"/>
                <w:b/>
                <w:bCs/>
                <w:noProof/>
              </w:rPr>
              <w:t>4.3. IPQualityScore Custom Attributes Set Up</w:t>
            </w:r>
            <w:r w:rsidR="00323FE9">
              <w:rPr>
                <w:noProof/>
                <w:webHidden/>
              </w:rPr>
              <w:tab/>
            </w:r>
            <w:r w:rsidR="00323FE9">
              <w:rPr>
                <w:noProof/>
                <w:webHidden/>
              </w:rPr>
              <w:fldChar w:fldCharType="begin"/>
            </w:r>
            <w:r w:rsidR="00323FE9">
              <w:rPr>
                <w:noProof/>
                <w:webHidden/>
              </w:rPr>
              <w:instrText xml:space="preserve"> PAGEREF _Toc69328879 \h </w:instrText>
            </w:r>
            <w:r w:rsidR="00323FE9">
              <w:rPr>
                <w:noProof/>
                <w:webHidden/>
              </w:rPr>
            </w:r>
            <w:r w:rsidR="00323FE9">
              <w:rPr>
                <w:noProof/>
                <w:webHidden/>
              </w:rPr>
              <w:fldChar w:fldCharType="separate"/>
            </w:r>
            <w:r w:rsidR="00323FE9">
              <w:rPr>
                <w:noProof/>
                <w:webHidden/>
              </w:rPr>
              <w:t>29</w:t>
            </w:r>
            <w:r w:rsidR="00323FE9">
              <w:rPr>
                <w:noProof/>
                <w:webHidden/>
              </w:rPr>
              <w:fldChar w:fldCharType="end"/>
            </w:r>
          </w:hyperlink>
        </w:p>
        <w:p w14:paraId="468DECE5" w14:textId="3310CC44" w:rsidR="00323FE9" w:rsidRDefault="002636D7">
          <w:pPr>
            <w:pStyle w:val="TOC2"/>
            <w:tabs>
              <w:tab w:val="right" w:leader="dot" w:pos="9016"/>
            </w:tabs>
            <w:rPr>
              <w:rFonts w:cstheme="minorBidi"/>
              <w:noProof/>
              <w:lang w:val="en-IN" w:eastAsia="en-IN"/>
            </w:rPr>
          </w:pPr>
          <w:hyperlink w:anchor="_Toc69328880" w:history="1">
            <w:r w:rsidR="00323FE9" w:rsidRPr="00D83953">
              <w:rPr>
                <w:rStyle w:val="Hyperlink"/>
                <w:rFonts w:ascii="Cambria" w:eastAsia="Cambria" w:hAnsi="Cambria"/>
                <w:b/>
                <w:bCs/>
                <w:noProof/>
              </w:rPr>
              <w:t>4.4. IPQualityScore Playbook Templates Activation</w:t>
            </w:r>
            <w:r w:rsidR="00323FE9">
              <w:rPr>
                <w:noProof/>
                <w:webHidden/>
              </w:rPr>
              <w:tab/>
            </w:r>
            <w:r w:rsidR="00323FE9">
              <w:rPr>
                <w:noProof/>
                <w:webHidden/>
              </w:rPr>
              <w:fldChar w:fldCharType="begin"/>
            </w:r>
            <w:r w:rsidR="00323FE9">
              <w:rPr>
                <w:noProof/>
                <w:webHidden/>
              </w:rPr>
              <w:instrText xml:space="preserve"> PAGEREF _Toc69328880 \h </w:instrText>
            </w:r>
            <w:r w:rsidR="00323FE9">
              <w:rPr>
                <w:noProof/>
                <w:webHidden/>
              </w:rPr>
            </w:r>
            <w:r w:rsidR="00323FE9">
              <w:rPr>
                <w:noProof/>
                <w:webHidden/>
              </w:rPr>
              <w:fldChar w:fldCharType="separate"/>
            </w:r>
            <w:r w:rsidR="00323FE9">
              <w:rPr>
                <w:noProof/>
                <w:webHidden/>
              </w:rPr>
              <w:t>32</w:t>
            </w:r>
            <w:r w:rsidR="00323FE9">
              <w:rPr>
                <w:noProof/>
                <w:webHidden/>
              </w:rPr>
              <w:fldChar w:fldCharType="end"/>
            </w:r>
          </w:hyperlink>
        </w:p>
        <w:p w14:paraId="4DC5E010" w14:textId="45C754B7" w:rsidR="00323FE9" w:rsidRDefault="002636D7">
          <w:pPr>
            <w:pStyle w:val="TOC1"/>
            <w:rPr>
              <w:rFonts w:asciiTheme="minorHAnsi" w:eastAsiaTheme="minorEastAsia" w:hAnsiTheme="minorHAnsi" w:cstheme="minorBidi"/>
              <w:b w:val="0"/>
              <w:bCs w:val="0"/>
              <w:color w:val="auto"/>
              <w:lang w:eastAsia="en-IN"/>
            </w:rPr>
          </w:pPr>
          <w:hyperlink w:anchor="_Toc69328881" w:history="1">
            <w:r w:rsidR="00323FE9" w:rsidRPr="00D83953">
              <w:rPr>
                <w:rStyle w:val="Hyperlink"/>
              </w:rPr>
              <w:t>5. Running IP Address Reputation Playbook Template</w:t>
            </w:r>
            <w:r w:rsidR="00323FE9">
              <w:rPr>
                <w:webHidden/>
              </w:rPr>
              <w:tab/>
            </w:r>
            <w:r w:rsidR="00323FE9">
              <w:rPr>
                <w:webHidden/>
              </w:rPr>
              <w:fldChar w:fldCharType="begin"/>
            </w:r>
            <w:r w:rsidR="00323FE9">
              <w:rPr>
                <w:webHidden/>
              </w:rPr>
              <w:instrText xml:space="preserve"> PAGEREF _Toc69328881 \h </w:instrText>
            </w:r>
            <w:r w:rsidR="00323FE9">
              <w:rPr>
                <w:webHidden/>
              </w:rPr>
            </w:r>
            <w:r w:rsidR="00323FE9">
              <w:rPr>
                <w:webHidden/>
              </w:rPr>
              <w:fldChar w:fldCharType="separate"/>
            </w:r>
            <w:r w:rsidR="00323FE9">
              <w:rPr>
                <w:webHidden/>
              </w:rPr>
              <w:t>32</w:t>
            </w:r>
            <w:r w:rsidR="00323FE9">
              <w:rPr>
                <w:webHidden/>
              </w:rPr>
              <w:fldChar w:fldCharType="end"/>
            </w:r>
          </w:hyperlink>
        </w:p>
        <w:p w14:paraId="3B319B9B" w14:textId="0D9534D8" w:rsidR="00323FE9" w:rsidRDefault="002636D7">
          <w:pPr>
            <w:pStyle w:val="TOC1"/>
            <w:rPr>
              <w:rFonts w:asciiTheme="minorHAnsi" w:eastAsiaTheme="minorEastAsia" w:hAnsiTheme="minorHAnsi" w:cstheme="minorBidi"/>
              <w:b w:val="0"/>
              <w:bCs w:val="0"/>
              <w:color w:val="auto"/>
              <w:lang w:eastAsia="en-IN"/>
            </w:rPr>
          </w:pPr>
          <w:hyperlink w:anchor="_Toc69328882" w:history="1">
            <w:r w:rsidR="00323FE9" w:rsidRPr="00D83953">
              <w:rPr>
                <w:rStyle w:val="Hyperlink"/>
              </w:rPr>
              <w:t>6. Running Email Address Reputation Playbook Template</w:t>
            </w:r>
            <w:r w:rsidR="00323FE9">
              <w:rPr>
                <w:webHidden/>
              </w:rPr>
              <w:tab/>
            </w:r>
            <w:r w:rsidR="00323FE9">
              <w:rPr>
                <w:webHidden/>
              </w:rPr>
              <w:fldChar w:fldCharType="begin"/>
            </w:r>
            <w:r w:rsidR="00323FE9">
              <w:rPr>
                <w:webHidden/>
              </w:rPr>
              <w:instrText xml:space="preserve"> PAGEREF _Toc69328882 \h </w:instrText>
            </w:r>
            <w:r w:rsidR="00323FE9">
              <w:rPr>
                <w:webHidden/>
              </w:rPr>
            </w:r>
            <w:r w:rsidR="00323FE9">
              <w:rPr>
                <w:webHidden/>
              </w:rPr>
              <w:fldChar w:fldCharType="separate"/>
            </w:r>
            <w:r w:rsidR="00323FE9">
              <w:rPr>
                <w:webHidden/>
              </w:rPr>
              <w:t>36</w:t>
            </w:r>
            <w:r w:rsidR="00323FE9">
              <w:rPr>
                <w:webHidden/>
              </w:rPr>
              <w:fldChar w:fldCharType="end"/>
            </w:r>
          </w:hyperlink>
        </w:p>
        <w:p w14:paraId="792B6252" w14:textId="05028479" w:rsidR="00323FE9" w:rsidRDefault="002636D7">
          <w:pPr>
            <w:pStyle w:val="TOC1"/>
            <w:rPr>
              <w:rFonts w:asciiTheme="minorHAnsi" w:eastAsiaTheme="minorEastAsia" w:hAnsiTheme="minorHAnsi" w:cstheme="minorBidi"/>
              <w:b w:val="0"/>
              <w:bCs w:val="0"/>
              <w:color w:val="auto"/>
              <w:lang w:eastAsia="en-IN"/>
            </w:rPr>
          </w:pPr>
          <w:hyperlink w:anchor="_Toc69328883" w:history="1">
            <w:r w:rsidR="00323FE9" w:rsidRPr="00D83953">
              <w:rPr>
                <w:rStyle w:val="Hyperlink"/>
              </w:rPr>
              <w:t>7. Running URL/Domain Reputation Playbook Template</w:t>
            </w:r>
            <w:r w:rsidR="00323FE9">
              <w:rPr>
                <w:webHidden/>
              </w:rPr>
              <w:tab/>
            </w:r>
            <w:r w:rsidR="00323FE9">
              <w:rPr>
                <w:webHidden/>
              </w:rPr>
              <w:fldChar w:fldCharType="begin"/>
            </w:r>
            <w:r w:rsidR="00323FE9">
              <w:rPr>
                <w:webHidden/>
              </w:rPr>
              <w:instrText xml:space="preserve"> PAGEREF _Toc69328883 \h </w:instrText>
            </w:r>
            <w:r w:rsidR="00323FE9">
              <w:rPr>
                <w:webHidden/>
              </w:rPr>
            </w:r>
            <w:r w:rsidR="00323FE9">
              <w:rPr>
                <w:webHidden/>
              </w:rPr>
              <w:fldChar w:fldCharType="separate"/>
            </w:r>
            <w:r w:rsidR="00323FE9">
              <w:rPr>
                <w:webHidden/>
              </w:rPr>
              <w:t>39</w:t>
            </w:r>
            <w:r w:rsidR="00323FE9">
              <w:rPr>
                <w:webHidden/>
              </w:rPr>
              <w:fldChar w:fldCharType="end"/>
            </w:r>
          </w:hyperlink>
        </w:p>
        <w:p w14:paraId="1067DBE7" w14:textId="08C02E80" w:rsidR="00323FE9" w:rsidRDefault="002636D7">
          <w:pPr>
            <w:pStyle w:val="TOC1"/>
            <w:rPr>
              <w:rFonts w:asciiTheme="minorHAnsi" w:eastAsiaTheme="minorEastAsia" w:hAnsiTheme="minorHAnsi" w:cstheme="minorBidi"/>
              <w:b w:val="0"/>
              <w:bCs w:val="0"/>
              <w:color w:val="auto"/>
              <w:lang w:eastAsia="en-IN"/>
            </w:rPr>
          </w:pPr>
          <w:hyperlink w:anchor="_Toc69328884" w:history="1">
            <w:r w:rsidR="00323FE9" w:rsidRPr="00D83953">
              <w:rPr>
                <w:rStyle w:val="Hyperlink"/>
              </w:rPr>
              <w:t>8. Threat Rating Metrics Table</w:t>
            </w:r>
            <w:r w:rsidR="00323FE9">
              <w:rPr>
                <w:webHidden/>
              </w:rPr>
              <w:tab/>
            </w:r>
            <w:r w:rsidR="00323FE9">
              <w:rPr>
                <w:webHidden/>
              </w:rPr>
              <w:fldChar w:fldCharType="begin"/>
            </w:r>
            <w:r w:rsidR="00323FE9">
              <w:rPr>
                <w:webHidden/>
              </w:rPr>
              <w:instrText xml:space="preserve"> PAGEREF _Toc69328884 \h </w:instrText>
            </w:r>
            <w:r w:rsidR="00323FE9">
              <w:rPr>
                <w:webHidden/>
              </w:rPr>
            </w:r>
            <w:r w:rsidR="00323FE9">
              <w:rPr>
                <w:webHidden/>
              </w:rPr>
              <w:fldChar w:fldCharType="separate"/>
            </w:r>
            <w:r w:rsidR="00323FE9">
              <w:rPr>
                <w:webHidden/>
              </w:rPr>
              <w:t>43</w:t>
            </w:r>
            <w:r w:rsidR="00323FE9">
              <w:rPr>
                <w:webHidden/>
              </w:rPr>
              <w:fldChar w:fldCharType="end"/>
            </w:r>
          </w:hyperlink>
        </w:p>
        <w:p w14:paraId="4720DE39" w14:textId="7B6BE6FC" w:rsidR="00971CD2" w:rsidRDefault="00971CD2">
          <w:r>
            <w:rPr>
              <w:b/>
              <w:bCs/>
              <w:noProof/>
            </w:rPr>
            <w:fldChar w:fldCharType="end"/>
          </w:r>
        </w:p>
      </w:sdtContent>
    </w:sdt>
    <w:p w14:paraId="25B69F78" w14:textId="4FE5FA93" w:rsidR="009C45E7" w:rsidRDefault="009C45E7" w:rsidP="005212E9"/>
    <w:p w14:paraId="44CAC7B2" w14:textId="77777777" w:rsidR="00A13083" w:rsidRDefault="00A13083" w:rsidP="005212E9"/>
    <w:p w14:paraId="60E849ED" w14:textId="1DAFAB5E" w:rsidR="005212E9" w:rsidRDefault="005212E9" w:rsidP="005212E9"/>
    <w:p w14:paraId="774DF8CE" w14:textId="0CB93244" w:rsidR="001F0A0E" w:rsidRDefault="001F0A0E" w:rsidP="005212E9"/>
    <w:p w14:paraId="37CA24CF" w14:textId="04240FBD" w:rsidR="001F0A0E" w:rsidRDefault="001F0A0E" w:rsidP="005212E9"/>
    <w:p w14:paraId="767C75B0" w14:textId="496187F5" w:rsidR="001F0A0E" w:rsidRDefault="001F0A0E" w:rsidP="005212E9"/>
    <w:p w14:paraId="3DA9964D" w14:textId="69A7D43F" w:rsidR="001F0A0E" w:rsidRDefault="001F0A0E" w:rsidP="005212E9"/>
    <w:p w14:paraId="66865EFC" w14:textId="2B4C113C" w:rsidR="001F0A0E" w:rsidRDefault="001F0A0E" w:rsidP="005212E9"/>
    <w:p w14:paraId="203DF9A0" w14:textId="7C899CF9" w:rsidR="001F0A0E" w:rsidRDefault="001F0A0E" w:rsidP="005212E9"/>
    <w:p w14:paraId="46580188" w14:textId="74F49014" w:rsidR="001F0A0E" w:rsidRDefault="001F0A0E" w:rsidP="005212E9"/>
    <w:p w14:paraId="654842A7" w14:textId="3A9AF646" w:rsidR="001F0A0E" w:rsidRDefault="001F0A0E" w:rsidP="005212E9"/>
    <w:p w14:paraId="65E69B91" w14:textId="49EC3866" w:rsidR="001F0A0E" w:rsidRDefault="001F0A0E" w:rsidP="005212E9"/>
    <w:p w14:paraId="063C7F78" w14:textId="43BDA2E0" w:rsidR="001F0A0E" w:rsidRDefault="001F0A0E" w:rsidP="005212E9"/>
    <w:p w14:paraId="5D1E4669" w14:textId="22F190FF" w:rsidR="001F0A0E" w:rsidRDefault="001F0A0E" w:rsidP="005212E9"/>
    <w:p w14:paraId="28544760" w14:textId="76E37A0E" w:rsidR="001F0A0E" w:rsidRDefault="001F0A0E" w:rsidP="005212E9"/>
    <w:p w14:paraId="0FCE53B0" w14:textId="77777777" w:rsidR="001F0A0E" w:rsidRPr="005212E9" w:rsidRDefault="001F0A0E" w:rsidP="005212E9"/>
    <w:p w14:paraId="04B93616" w14:textId="7BB20616" w:rsidR="00071C6F" w:rsidRPr="00971CD2" w:rsidRDefault="00FF59BC" w:rsidP="00AD4B65">
      <w:pPr>
        <w:pStyle w:val="Heading1"/>
        <w:spacing w:before="480" w:line="276" w:lineRule="auto"/>
        <w:rPr>
          <w:rFonts w:ascii="Cambria" w:eastAsia="Cambria" w:hAnsi="Cambria" w:cs="Cambria"/>
          <w:b/>
          <w:bCs/>
          <w:color w:val="4472C4" w:themeColor="accent1"/>
          <w:lang w:val="en-IN"/>
        </w:rPr>
      </w:pPr>
      <w:bookmarkStart w:id="7" w:name="_Toc68537071"/>
      <w:bookmarkStart w:id="8" w:name="_Toc69328870"/>
      <w:r w:rsidRPr="00971CD2">
        <w:rPr>
          <w:rFonts w:ascii="Cambria" w:eastAsia="Cambria" w:hAnsi="Cambria" w:cs="Cambria"/>
          <w:b/>
          <w:bCs/>
          <w:color w:val="4472C4" w:themeColor="accent1"/>
          <w:lang w:val="en-IN"/>
        </w:rPr>
        <w:t>1</w:t>
      </w:r>
      <w:r w:rsidR="00323FE9">
        <w:rPr>
          <w:rFonts w:ascii="Cambria" w:eastAsia="Cambria" w:hAnsi="Cambria" w:cs="Cambria"/>
          <w:b/>
          <w:bCs/>
          <w:color w:val="4472C4" w:themeColor="accent1"/>
          <w:lang w:val="en-IN"/>
        </w:rPr>
        <w:t>.</w:t>
      </w:r>
      <w:r w:rsidRPr="00971CD2">
        <w:rPr>
          <w:rFonts w:ascii="Cambria" w:eastAsia="Cambria" w:hAnsi="Cambria" w:cs="Cambria"/>
          <w:b/>
          <w:bCs/>
          <w:color w:val="4472C4" w:themeColor="accent1"/>
          <w:lang w:val="en-IN"/>
        </w:rPr>
        <w:t xml:space="preserve"> </w:t>
      </w:r>
      <w:bookmarkEnd w:id="7"/>
      <w:r w:rsidR="005F652B" w:rsidRPr="00971CD2">
        <w:rPr>
          <w:rFonts w:ascii="Cambria" w:eastAsia="Cambria" w:hAnsi="Cambria" w:cs="Cambria"/>
          <w:b/>
          <w:bCs/>
          <w:color w:val="4472C4" w:themeColor="accent1"/>
          <w:lang w:val="en-IN"/>
        </w:rPr>
        <w:t>I</w:t>
      </w:r>
      <w:r w:rsidR="0096746B" w:rsidRPr="00971CD2">
        <w:rPr>
          <w:rFonts w:ascii="Cambria" w:eastAsia="Cambria" w:hAnsi="Cambria" w:cs="Cambria"/>
          <w:b/>
          <w:bCs/>
          <w:color w:val="4472C4" w:themeColor="accent1"/>
          <w:lang w:val="en-IN"/>
        </w:rPr>
        <w:t>ntroduction</w:t>
      </w:r>
      <w:bookmarkEnd w:id="8"/>
    </w:p>
    <w:p w14:paraId="5AF2C58D" w14:textId="73562B7E" w:rsidR="004F361F" w:rsidRPr="00200749" w:rsidRDefault="004F361F" w:rsidP="004F361F">
      <w:pPr>
        <w:rPr>
          <w:sz w:val="24"/>
          <w:szCs w:val="24"/>
        </w:rPr>
      </w:pPr>
      <w:r w:rsidRPr="00200749">
        <w:rPr>
          <w:b/>
          <w:bCs/>
          <w:sz w:val="24"/>
          <w:szCs w:val="24"/>
        </w:rPr>
        <w:t>IPQualityScore</w:t>
      </w:r>
      <w:r w:rsidRPr="00200749">
        <w:rPr>
          <w:sz w:val="24"/>
          <w:szCs w:val="24"/>
        </w:rPr>
        <w:t xml:space="preserve"> offers a variety of different risk analysis APIs designed to </w:t>
      </w:r>
      <w:r>
        <w:rPr>
          <w:sz w:val="24"/>
          <w:szCs w:val="24"/>
        </w:rPr>
        <w:t xml:space="preserve">detect and mitigate online threats and abusive </w:t>
      </w:r>
      <w:r w:rsidR="00E413EB">
        <w:rPr>
          <w:sz w:val="24"/>
          <w:szCs w:val="24"/>
        </w:rPr>
        <w:t>behaviour</w:t>
      </w:r>
      <w:r>
        <w:rPr>
          <w:sz w:val="24"/>
          <w:szCs w:val="24"/>
        </w:rPr>
        <w:t xml:space="preserve"> from even the most sophisticated bad actors</w:t>
      </w:r>
      <w:r w:rsidRPr="00200749">
        <w:rPr>
          <w:sz w:val="24"/>
          <w:szCs w:val="24"/>
        </w:rPr>
        <w:t xml:space="preserve">. </w:t>
      </w:r>
      <w:r w:rsidR="00E413EB">
        <w:rPr>
          <w:sz w:val="24"/>
          <w:szCs w:val="24"/>
        </w:rPr>
        <w:t>Whether its</w:t>
      </w:r>
      <w:r w:rsidR="00907FFE">
        <w:rPr>
          <w:sz w:val="24"/>
          <w:szCs w:val="24"/>
        </w:rPr>
        <w:t xml:space="preserve"> websites of all sizes or </w:t>
      </w:r>
      <w:r w:rsidRPr="00200749">
        <w:rPr>
          <w:sz w:val="24"/>
          <w:szCs w:val="24"/>
        </w:rPr>
        <w:t>enterprise companies, IPQS has the right solutions to solve your challenges</w:t>
      </w:r>
      <w:r w:rsidR="00907FFE">
        <w:rPr>
          <w:sz w:val="24"/>
          <w:szCs w:val="24"/>
        </w:rPr>
        <w:t xml:space="preserve">. </w:t>
      </w:r>
      <w:r w:rsidR="00D658A3">
        <w:rPr>
          <w:sz w:val="24"/>
          <w:szCs w:val="24"/>
        </w:rPr>
        <w:t>These solutions include</w:t>
      </w:r>
      <w:r w:rsidR="00907FFE">
        <w:rPr>
          <w:sz w:val="24"/>
          <w:szCs w:val="24"/>
        </w:rPr>
        <w:t xml:space="preserve"> </w:t>
      </w:r>
      <w:r w:rsidRPr="00200749">
        <w:rPr>
          <w:sz w:val="24"/>
          <w:szCs w:val="24"/>
        </w:rPr>
        <w:t xml:space="preserve">online fraud </w:t>
      </w:r>
      <w:r>
        <w:rPr>
          <w:sz w:val="24"/>
          <w:szCs w:val="24"/>
        </w:rPr>
        <w:t>prevention, risk scoring, and threat mitigation. Customizable settings and international data coverage ensures our scoring models perfectly fit your audience.</w:t>
      </w:r>
    </w:p>
    <w:p w14:paraId="564EB2B7" w14:textId="4BCF6660" w:rsidR="00D658A3" w:rsidRDefault="004F361F" w:rsidP="004F361F">
      <w:pPr>
        <w:rPr>
          <w:sz w:val="24"/>
          <w:szCs w:val="24"/>
        </w:rPr>
      </w:pPr>
      <w:r w:rsidRPr="00200749">
        <w:rPr>
          <w:b/>
          <w:bCs/>
          <w:sz w:val="24"/>
          <w:szCs w:val="24"/>
        </w:rPr>
        <w:t>IP Reputation &amp; Proxy Detection</w:t>
      </w:r>
      <w:r w:rsidRPr="00200749">
        <w:rPr>
          <w:sz w:val="24"/>
          <w:szCs w:val="24"/>
        </w:rPr>
        <w:t xml:space="preserve"> service </w:t>
      </w:r>
      <w:r>
        <w:rPr>
          <w:sz w:val="24"/>
          <w:szCs w:val="24"/>
        </w:rPr>
        <w:t>performs</w:t>
      </w:r>
      <w:r w:rsidRPr="00200749">
        <w:rPr>
          <w:sz w:val="24"/>
          <w:szCs w:val="24"/>
        </w:rPr>
        <w:t xml:space="preserve"> real-time lookups to instantly determine how risky a user, click, or transaction is based on an IP address and optional device information. In addition to </w:t>
      </w:r>
      <w:r w:rsidR="00E413EB" w:rsidRPr="00200749">
        <w:rPr>
          <w:sz w:val="24"/>
          <w:szCs w:val="24"/>
        </w:rPr>
        <w:t>analysing</w:t>
      </w:r>
      <w:r w:rsidRPr="00200749">
        <w:rPr>
          <w:sz w:val="24"/>
          <w:szCs w:val="24"/>
        </w:rPr>
        <w:t xml:space="preserve"> if the IP address is a proxy</w:t>
      </w:r>
      <w:r>
        <w:rPr>
          <w:sz w:val="24"/>
          <w:szCs w:val="24"/>
        </w:rPr>
        <w:t xml:space="preserve"> or VPN</w:t>
      </w:r>
      <w:r w:rsidRPr="00200749">
        <w:rPr>
          <w:sz w:val="24"/>
          <w:szCs w:val="24"/>
        </w:rPr>
        <w:t>, the API returns over 20 relevant data points such as</w:t>
      </w:r>
      <w:r w:rsidR="00D658A3">
        <w:rPr>
          <w:sz w:val="24"/>
          <w:szCs w:val="24"/>
        </w:rPr>
        <w:t xml:space="preserve">: </w:t>
      </w:r>
    </w:p>
    <w:p w14:paraId="10A5F92E" w14:textId="3EDA8BFA" w:rsidR="00D658A3" w:rsidRDefault="00D658A3" w:rsidP="00D658A3">
      <w:pPr>
        <w:pStyle w:val="ListParagraph"/>
        <w:numPr>
          <w:ilvl w:val="0"/>
          <w:numId w:val="13"/>
        </w:numPr>
        <w:rPr>
          <w:sz w:val="24"/>
          <w:szCs w:val="24"/>
        </w:rPr>
      </w:pPr>
      <w:r>
        <w:rPr>
          <w:sz w:val="24"/>
          <w:szCs w:val="24"/>
        </w:rPr>
        <w:t>G</w:t>
      </w:r>
      <w:r w:rsidR="004F361F" w:rsidRPr="00AE0AB8">
        <w:rPr>
          <w:sz w:val="24"/>
          <w:szCs w:val="24"/>
        </w:rPr>
        <w:t>eo location data</w:t>
      </w:r>
    </w:p>
    <w:p w14:paraId="390841FD" w14:textId="5CDC488C" w:rsidR="00D658A3" w:rsidRDefault="004F361F" w:rsidP="00D658A3">
      <w:pPr>
        <w:pStyle w:val="ListParagraph"/>
        <w:numPr>
          <w:ilvl w:val="0"/>
          <w:numId w:val="13"/>
        </w:numPr>
        <w:rPr>
          <w:sz w:val="24"/>
          <w:szCs w:val="24"/>
        </w:rPr>
      </w:pPr>
      <w:r w:rsidRPr="00AE0AB8">
        <w:rPr>
          <w:sz w:val="24"/>
          <w:szCs w:val="24"/>
        </w:rPr>
        <w:t>I</w:t>
      </w:r>
      <w:r w:rsidR="00D658A3">
        <w:rPr>
          <w:sz w:val="24"/>
          <w:szCs w:val="24"/>
        </w:rPr>
        <w:t>SP</w:t>
      </w:r>
    </w:p>
    <w:p w14:paraId="3E1842E4" w14:textId="3E95EA3C" w:rsidR="00D658A3" w:rsidRDefault="00D658A3" w:rsidP="00D658A3">
      <w:pPr>
        <w:pStyle w:val="ListParagraph"/>
        <w:numPr>
          <w:ilvl w:val="0"/>
          <w:numId w:val="13"/>
        </w:numPr>
        <w:rPr>
          <w:sz w:val="24"/>
          <w:szCs w:val="24"/>
        </w:rPr>
      </w:pPr>
      <w:r>
        <w:rPr>
          <w:sz w:val="24"/>
          <w:szCs w:val="24"/>
        </w:rPr>
        <w:t>C</w:t>
      </w:r>
      <w:r w:rsidR="004F361F" w:rsidRPr="00AE0AB8">
        <w:rPr>
          <w:sz w:val="24"/>
          <w:szCs w:val="24"/>
        </w:rPr>
        <w:t>onnection type</w:t>
      </w:r>
    </w:p>
    <w:p w14:paraId="6EF705D1" w14:textId="1541AD3D" w:rsidR="00D658A3" w:rsidRDefault="00D658A3" w:rsidP="00D658A3">
      <w:pPr>
        <w:pStyle w:val="ListParagraph"/>
        <w:numPr>
          <w:ilvl w:val="0"/>
          <w:numId w:val="13"/>
        </w:numPr>
        <w:rPr>
          <w:sz w:val="24"/>
          <w:szCs w:val="24"/>
        </w:rPr>
      </w:pPr>
      <w:r>
        <w:rPr>
          <w:sz w:val="24"/>
          <w:szCs w:val="24"/>
        </w:rPr>
        <w:t>D</w:t>
      </w:r>
      <w:r w:rsidR="004F361F" w:rsidRPr="00AE0AB8">
        <w:rPr>
          <w:sz w:val="24"/>
          <w:szCs w:val="24"/>
        </w:rPr>
        <w:t>evice details</w:t>
      </w:r>
    </w:p>
    <w:p w14:paraId="04605D1B" w14:textId="70876C0A" w:rsidR="00D658A3" w:rsidRDefault="00D658A3" w:rsidP="00D658A3">
      <w:pPr>
        <w:pStyle w:val="ListParagraph"/>
        <w:numPr>
          <w:ilvl w:val="0"/>
          <w:numId w:val="13"/>
        </w:numPr>
        <w:rPr>
          <w:sz w:val="24"/>
          <w:szCs w:val="24"/>
        </w:rPr>
      </w:pPr>
      <w:r>
        <w:rPr>
          <w:sz w:val="24"/>
          <w:szCs w:val="24"/>
        </w:rPr>
        <w:t>R</w:t>
      </w:r>
      <w:r w:rsidR="004F361F" w:rsidRPr="00AE0AB8">
        <w:rPr>
          <w:sz w:val="24"/>
          <w:szCs w:val="24"/>
        </w:rPr>
        <w:t>ecent reputation activity</w:t>
      </w:r>
    </w:p>
    <w:p w14:paraId="28DC05CA" w14:textId="15B94B82" w:rsidR="00D658A3" w:rsidRDefault="00D658A3" w:rsidP="00D658A3">
      <w:pPr>
        <w:pStyle w:val="ListParagraph"/>
        <w:numPr>
          <w:ilvl w:val="0"/>
          <w:numId w:val="13"/>
        </w:numPr>
        <w:rPr>
          <w:sz w:val="24"/>
          <w:szCs w:val="24"/>
        </w:rPr>
      </w:pPr>
      <w:r>
        <w:rPr>
          <w:sz w:val="24"/>
          <w:szCs w:val="24"/>
        </w:rPr>
        <w:t>O</w:t>
      </w:r>
      <w:r w:rsidR="004F361F" w:rsidRPr="00AE0AB8">
        <w:rPr>
          <w:sz w:val="24"/>
          <w:szCs w:val="24"/>
        </w:rPr>
        <w:t xml:space="preserve">verall </w:t>
      </w:r>
      <w:r>
        <w:rPr>
          <w:sz w:val="24"/>
          <w:szCs w:val="24"/>
        </w:rPr>
        <w:t>f</w:t>
      </w:r>
      <w:r w:rsidRPr="00AE0AB8">
        <w:rPr>
          <w:sz w:val="24"/>
          <w:szCs w:val="24"/>
        </w:rPr>
        <w:t xml:space="preserve">raud </w:t>
      </w:r>
      <w:r>
        <w:rPr>
          <w:sz w:val="24"/>
          <w:szCs w:val="24"/>
        </w:rPr>
        <w:t>s</w:t>
      </w:r>
      <w:r w:rsidRPr="00AE0AB8">
        <w:rPr>
          <w:sz w:val="24"/>
          <w:szCs w:val="24"/>
        </w:rPr>
        <w:t>core</w:t>
      </w:r>
    </w:p>
    <w:p w14:paraId="2148368B" w14:textId="0D735D9F" w:rsidR="00D658A3" w:rsidRDefault="00D658A3" w:rsidP="00D658A3">
      <w:pPr>
        <w:pStyle w:val="ListParagraph"/>
        <w:numPr>
          <w:ilvl w:val="0"/>
          <w:numId w:val="13"/>
        </w:numPr>
        <w:rPr>
          <w:sz w:val="24"/>
          <w:szCs w:val="24"/>
        </w:rPr>
      </w:pPr>
      <w:r>
        <w:rPr>
          <w:sz w:val="24"/>
          <w:szCs w:val="24"/>
        </w:rPr>
        <w:t>S</w:t>
      </w:r>
      <w:r w:rsidR="004F361F" w:rsidRPr="00AE0AB8">
        <w:rPr>
          <w:sz w:val="24"/>
          <w:szCs w:val="24"/>
        </w:rPr>
        <w:t xml:space="preserve">tatus as a </w:t>
      </w:r>
      <w:r>
        <w:rPr>
          <w:sz w:val="24"/>
          <w:szCs w:val="24"/>
        </w:rPr>
        <w:t>p</w:t>
      </w:r>
      <w:r w:rsidRPr="00AE0AB8">
        <w:rPr>
          <w:sz w:val="24"/>
          <w:szCs w:val="24"/>
        </w:rPr>
        <w:t>roxy</w:t>
      </w:r>
    </w:p>
    <w:p w14:paraId="2E2DF9C8" w14:textId="1DDB5B11" w:rsidR="00D658A3" w:rsidRDefault="004F361F" w:rsidP="00D658A3">
      <w:pPr>
        <w:pStyle w:val="ListParagraph"/>
        <w:numPr>
          <w:ilvl w:val="0"/>
          <w:numId w:val="13"/>
        </w:numPr>
        <w:rPr>
          <w:sz w:val="24"/>
          <w:szCs w:val="24"/>
        </w:rPr>
      </w:pPr>
      <w:r w:rsidRPr="00AE0AB8">
        <w:rPr>
          <w:sz w:val="24"/>
          <w:szCs w:val="24"/>
        </w:rPr>
        <w:t>VPN</w:t>
      </w:r>
    </w:p>
    <w:p w14:paraId="50A7BB2F" w14:textId="7E855AF7" w:rsidR="00D658A3" w:rsidRDefault="004F361F" w:rsidP="00D658A3">
      <w:pPr>
        <w:pStyle w:val="ListParagraph"/>
        <w:numPr>
          <w:ilvl w:val="0"/>
          <w:numId w:val="13"/>
        </w:numPr>
        <w:rPr>
          <w:sz w:val="24"/>
          <w:szCs w:val="24"/>
        </w:rPr>
      </w:pPr>
      <w:r w:rsidRPr="00AE0AB8">
        <w:rPr>
          <w:sz w:val="24"/>
          <w:szCs w:val="24"/>
        </w:rPr>
        <w:t xml:space="preserve">Tor </w:t>
      </w:r>
      <w:r w:rsidR="00D658A3">
        <w:rPr>
          <w:sz w:val="24"/>
          <w:szCs w:val="24"/>
        </w:rPr>
        <w:t>c</w:t>
      </w:r>
      <w:r w:rsidR="00D658A3" w:rsidRPr="00AE0AB8">
        <w:rPr>
          <w:sz w:val="24"/>
          <w:szCs w:val="24"/>
        </w:rPr>
        <w:t xml:space="preserve">onnection </w:t>
      </w:r>
    </w:p>
    <w:p w14:paraId="2E918DB6" w14:textId="5993035C" w:rsidR="004F361F" w:rsidRPr="00AE0AB8" w:rsidRDefault="00D658A3" w:rsidP="00AE0AB8">
      <w:pPr>
        <w:pStyle w:val="ListParagraph"/>
        <w:numPr>
          <w:ilvl w:val="0"/>
          <w:numId w:val="13"/>
        </w:numPr>
        <w:rPr>
          <w:sz w:val="24"/>
          <w:szCs w:val="24"/>
        </w:rPr>
      </w:pPr>
      <w:r>
        <w:rPr>
          <w:sz w:val="24"/>
          <w:szCs w:val="24"/>
        </w:rPr>
        <w:t xml:space="preserve">Other </w:t>
      </w:r>
      <w:r w:rsidR="004F361F" w:rsidRPr="00AE0AB8">
        <w:rPr>
          <w:sz w:val="24"/>
          <w:szCs w:val="24"/>
        </w:rPr>
        <w:t>similar data points to classify reputation and risk</w:t>
      </w:r>
    </w:p>
    <w:p w14:paraId="20F650A4" w14:textId="6642714E" w:rsidR="004F361F" w:rsidRDefault="004F361F" w:rsidP="004F361F">
      <w:r w:rsidRPr="00200749">
        <w:rPr>
          <w:b/>
          <w:bCs/>
          <w:sz w:val="24"/>
          <w:szCs w:val="24"/>
        </w:rPr>
        <w:t>Email V</w:t>
      </w:r>
      <w:r>
        <w:rPr>
          <w:b/>
          <w:bCs/>
          <w:sz w:val="24"/>
          <w:szCs w:val="24"/>
        </w:rPr>
        <w:t>alidation &amp; Reputation</w:t>
      </w:r>
      <w:r w:rsidRPr="00200749">
        <w:rPr>
          <w:sz w:val="24"/>
          <w:szCs w:val="24"/>
        </w:rPr>
        <w:t xml:space="preserve"> </w:t>
      </w:r>
      <w:r w:rsidR="003750D5" w:rsidRPr="004511AE">
        <w:rPr>
          <w:b/>
          <w:bCs/>
          <w:sz w:val="24"/>
          <w:szCs w:val="24"/>
          <w:rPrChange w:id="9" w:author="Tianyi Chen" w:date="2021-06-15T10:55:00Z">
            <w:rPr>
              <w:sz w:val="24"/>
              <w:szCs w:val="24"/>
            </w:rPr>
          </w:rPrChange>
        </w:rPr>
        <w:t xml:space="preserve">API </w:t>
      </w:r>
      <w:r w:rsidRPr="00200749">
        <w:rPr>
          <w:sz w:val="24"/>
          <w:szCs w:val="24"/>
        </w:rPr>
        <w:t xml:space="preserve">provides real-time </w:t>
      </w:r>
      <w:r>
        <w:rPr>
          <w:sz w:val="24"/>
          <w:szCs w:val="24"/>
        </w:rPr>
        <w:t>e</w:t>
      </w:r>
      <w:r w:rsidRPr="00200749">
        <w:rPr>
          <w:sz w:val="24"/>
          <w:szCs w:val="24"/>
        </w:rPr>
        <w:t xml:space="preserve">mail </w:t>
      </w:r>
      <w:r>
        <w:rPr>
          <w:sz w:val="24"/>
          <w:szCs w:val="24"/>
        </w:rPr>
        <w:t>a</w:t>
      </w:r>
      <w:r w:rsidRPr="00200749">
        <w:rPr>
          <w:sz w:val="24"/>
          <w:szCs w:val="24"/>
        </w:rPr>
        <w:t xml:space="preserve">ddress </w:t>
      </w:r>
      <w:r>
        <w:rPr>
          <w:sz w:val="24"/>
          <w:szCs w:val="24"/>
        </w:rPr>
        <w:t>r</w:t>
      </w:r>
      <w:r w:rsidRPr="00200749">
        <w:rPr>
          <w:sz w:val="24"/>
          <w:szCs w:val="24"/>
        </w:rPr>
        <w:t xml:space="preserve">eputation </w:t>
      </w:r>
      <w:r>
        <w:rPr>
          <w:sz w:val="24"/>
          <w:szCs w:val="24"/>
        </w:rPr>
        <w:t>s</w:t>
      </w:r>
      <w:r w:rsidRPr="00200749">
        <w:rPr>
          <w:sz w:val="24"/>
          <w:szCs w:val="24"/>
        </w:rPr>
        <w:t xml:space="preserve">coring </w:t>
      </w:r>
      <w:r w:rsidR="00D658A3">
        <w:rPr>
          <w:sz w:val="24"/>
          <w:szCs w:val="24"/>
        </w:rPr>
        <w:t xml:space="preserve">and </w:t>
      </w:r>
      <w:r>
        <w:rPr>
          <w:sz w:val="24"/>
          <w:szCs w:val="24"/>
        </w:rPr>
        <w:t>validation with</w:t>
      </w:r>
      <w:r w:rsidRPr="00200749">
        <w:rPr>
          <w:sz w:val="24"/>
          <w:szCs w:val="24"/>
        </w:rPr>
        <w:t xml:space="preserve"> hundreds of syntax &amp; DNS </w:t>
      </w:r>
      <w:r w:rsidR="003750D5" w:rsidRPr="00200749">
        <w:rPr>
          <w:sz w:val="24"/>
          <w:szCs w:val="24"/>
        </w:rPr>
        <w:t>checks</w:t>
      </w:r>
      <w:r w:rsidR="003750D5">
        <w:rPr>
          <w:sz w:val="24"/>
          <w:szCs w:val="24"/>
        </w:rPr>
        <w:t xml:space="preserve">. The API can be leveraged to </w:t>
      </w:r>
      <w:r w:rsidRPr="00200749">
        <w:rPr>
          <w:sz w:val="24"/>
          <w:szCs w:val="24"/>
        </w:rPr>
        <w:t xml:space="preserve">determine if the email address exists with the mail service provider and is able to accept new messages. </w:t>
      </w:r>
      <w:r w:rsidR="00D658A3">
        <w:rPr>
          <w:sz w:val="24"/>
          <w:szCs w:val="24"/>
        </w:rPr>
        <w:t>In addition</w:t>
      </w:r>
      <w:r w:rsidR="003750D5">
        <w:rPr>
          <w:sz w:val="24"/>
          <w:szCs w:val="24"/>
        </w:rPr>
        <w:t xml:space="preserve">, users </w:t>
      </w:r>
      <w:r w:rsidR="00D658A3">
        <w:rPr>
          <w:sz w:val="24"/>
          <w:szCs w:val="24"/>
        </w:rPr>
        <w:t xml:space="preserve">are also able to </w:t>
      </w:r>
      <w:r w:rsidRPr="00200749">
        <w:rPr>
          <w:sz w:val="24"/>
          <w:szCs w:val="24"/>
        </w:rPr>
        <w:t xml:space="preserve">determine if the email address </w:t>
      </w:r>
      <w:r w:rsidR="00D658A3">
        <w:rPr>
          <w:sz w:val="24"/>
          <w:szCs w:val="24"/>
        </w:rPr>
        <w:t xml:space="preserve">has </w:t>
      </w:r>
      <w:r>
        <w:rPr>
          <w:sz w:val="24"/>
          <w:szCs w:val="24"/>
        </w:rPr>
        <w:t>a poor reputatio</w:t>
      </w:r>
      <w:r w:rsidR="00D658A3">
        <w:rPr>
          <w:sz w:val="24"/>
          <w:szCs w:val="24"/>
        </w:rPr>
        <w:t xml:space="preserve">n and </w:t>
      </w:r>
      <w:r>
        <w:rPr>
          <w:sz w:val="24"/>
          <w:szCs w:val="24"/>
        </w:rPr>
        <w:t xml:space="preserve">associated with any current threats. </w:t>
      </w:r>
      <w:r w:rsidR="00D658A3">
        <w:rPr>
          <w:sz w:val="24"/>
          <w:szCs w:val="24"/>
        </w:rPr>
        <w:t xml:space="preserve">Lastly, </w:t>
      </w:r>
      <w:r w:rsidR="003750D5">
        <w:rPr>
          <w:sz w:val="24"/>
          <w:szCs w:val="24"/>
        </w:rPr>
        <w:t xml:space="preserve">users </w:t>
      </w:r>
      <w:r w:rsidR="00D658A3">
        <w:rPr>
          <w:sz w:val="24"/>
          <w:szCs w:val="24"/>
        </w:rPr>
        <w:t>are able to d</w:t>
      </w:r>
      <w:r>
        <w:rPr>
          <w:sz w:val="24"/>
          <w:szCs w:val="24"/>
        </w:rPr>
        <w:t>etect</w:t>
      </w:r>
      <w:r w:rsidRPr="00200749">
        <w:rPr>
          <w:sz w:val="24"/>
          <w:szCs w:val="24"/>
        </w:rPr>
        <w:t xml:space="preserve"> disposable or temporary mail service</w:t>
      </w:r>
      <w:r>
        <w:rPr>
          <w:sz w:val="24"/>
          <w:szCs w:val="24"/>
        </w:rPr>
        <w:t>s as well as emails with a</w:t>
      </w:r>
      <w:r w:rsidRPr="00200749">
        <w:rPr>
          <w:sz w:val="24"/>
          <w:szCs w:val="24"/>
        </w:rPr>
        <w:t xml:space="preserve"> history of fraudulent </w:t>
      </w:r>
      <w:r w:rsidR="00E413EB" w:rsidRPr="00200749">
        <w:rPr>
          <w:sz w:val="24"/>
          <w:szCs w:val="24"/>
        </w:rPr>
        <w:t>behaviour</w:t>
      </w:r>
      <w:r>
        <w:rPr>
          <w:sz w:val="24"/>
          <w:szCs w:val="24"/>
        </w:rPr>
        <w:t xml:space="preserve"> online</w:t>
      </w:r>
      <w:r w:rsidRPr="00200749">
        <w:rPr>
          <w:sz w:val="24"/>
          <w:szCs w:val="24"/>
        </w:rPr>
        <w:t>.</w:t>
      </w:r>
    </w:p>
    <w:p w14:paraId="54CF6A88" w14:textId="53C5EFD7" w:rsidR="00452C91" w:rsidRDefault="004F361F" w:rsidP="004F361F">
      <w:pPr>
        <w:rPr>
          <w:sz w:val="24"/>
          <w:szCs w:val="24"/>
        </w:rPr>
      </w:pPr>
      <w:r w:rsidRPr="00200749">
        <w:rPr>
          <w:b/>
          <w:bCs/>
          <w:sz w:val="24"/>
          <w:szCs w:val="24"/>
        </w:rPr>
        <w:t>Malicious URL Scanner API</w:t>
      </w:r>
      <w:r w:rsidRPr="00200749">
        <w:rPr>
          <w:sz w:val="24"/>
          <w:szCs w:val="24"/>
        </w:rPr>
        <w:t xml:space="preserve"> scans links</w:t>
      </w:r>
      <w:r>
        <w:rPr>
          <w:sz w:val="24"/>
          <w:szCs w:val="24"/>
        </w:rPr>
        <w:t xml:space="preserve"> and domains</w:t>
      </w:r>
      <w:r w:rsidRPr="00200749">
        <w:rPr>
          <w:sz w:val="24"/>
          <w:szCs w:val="24"/>
        </w:rPr>
        <w:t xml:space="preserve"> in real-time to detect suspicious URLs</w:t>
      </w:r>
      <w:r>
        <w:rPr>
          <w:sz w:val="24"/>
          <w:szCs w:val="24"/>
        </w:rPr>
        <w:t xml:space="preserve"> using trusted machine learning models.</w:t>
      </w:r>
      <w:r w:rsidR="005D2552">
        <w:rPr>
          <w:sz w:val="24"/>
          <w:szCs w:val="24"/>
        </w:rPr>
        <w:t xml:space="preserve"> These machine learning models can accurately</w:t>
      </w:r>
      <w:r w:rsidRPr="00200749">
        <w:rPr>
          <w:sz w:val="24"/>
          <w:szCs w:val="24"/>
        </w:rPr>
        <w:t xml:space="preserve"> identify phishing links, malware URLs</w:t>
      </w:r>
      <w:r>
        <w:rPr>
          <w:sz w:val="24"/>
          <w:szCs w:val="24"/>
        </w:rPr>
        <w:t xml:space="preserve">, </w:t>
      </w:r>
      <w:r w:rsidRPr="00200749">
        <w:rPr>
          <w:sz w:val="24"/>
          <w:szCs w:val="24"/>
        </w:rPr>
        <w:t xml:space="preserve">viruses, parked domains, and suspicious URLs with real-time risk scores. </w:t>
      </w:r>
      <w:r w:rsidR="00452C91">
        <w:rPr>
          <w:sz w:val="24"/>
          <w:szCs w:val="24"/>
        </w:rPr>
        <w:t>In addition, the machine learning models can c</w:t>
      </w:r>
      <w:r>
        <w:rPr>
          <w:sz w:val="24"/>
          <w:szCs w:val="24"/>
        </w:rPr>
        <w:t>onfidently classify</w:t>
      </w:r>
      <w:r w:rsidRPr="00200749">
        <w:rPr>
          <w:sz w:val="24"/>
          <w:szCs w:val="24"/>
        </w:rPr>
        <w:t xml:space="preserve"> poor reputation domains, suspicious links, and phishing URLs with a real-time API</w:t>
      </w:r>
      <w:r>
        <w:rPr>
          <w:sz w:val="24"/>
          <w:szCs w:val="24"/>
        </w:rPr>
        <w:t xml:space="preserve"> integration.</w:t>
      </w:r>
      <w:r w:rsidRPr="00200749">
        <w:rPr>
          <w:sz w:val="24"/>
          <w:szCs w:val="24"/>
        </w:rPr>
        <w:t xml:space="preserve"> </w:t>
      </w:r>
    </w:p>
    <w:p w14:paraId="7B70B459" w14:textId="15781EAB" w:rsidR="00452C91" w:rsidRDefault="00452C91" w:rsidP="004F361F">
      <w:pPr>
        <w:rPr>
          <w:sz w:val="24"/>
          <w:szCs w:val="24"/>
        </w:rPr>
      </w:pPr>
      <w:r>
        <w:rPr>
          <w:sz w:val="24"/>
          <w:szCs w:val="24"/>
        </w:rPr>
        <w:t xml:space="preserve">Features such as </w:t>
      </w:r>
      <w:r w:rsidR="004F361F" w:rsidRPr="00200749">
        <w:rPr>
          <w:sz w:val="24"/>
          <w:szCs w:val="24"/>
        </w:rPr>
        <w:t>parking domain detection</w:t>
      </w:r>
      <w:r w:rsidR="004F361F">
        <w:rPr>
          <w:sz w:val="24"/>
          <w:szCs w:val="24"/>
        </w:rPr>
        <w:t>, domain</w:t>
      </w:r>
      <w:r w:rsidR="004F361F" w:rsidRPr="00200749">
        <w:rPr>
          <w:sz w:val="24"/>
          <w:szCs w:val="24"/>
        </w:rPr>
        <w:t xml:space="preserve"> spam</w:t>
      </w:r>
      <w:r w:rsidR="004F361F">
        <w:rPr>
          <w:sz w:val="24"/>
          <w:szCs w:val="24"/>
        </w:rPr>
        <w:t xml:space="preserve"> scores, reputation checks, and domain age</w:t>
      </w:r>
      <w:r>
        <w:rPr>
          <w:sz w:val="24"/>
          <w:szCs w:val="24"/>
        </w:rPr>
        <w:t xml:space="preserve">, </w:t>
      </w:r>
      <w:r w:rsidR="00105461">
        <w:rPr>
          <w:sz w:val="24"/>
          <w:szCs w:val="24"/>
        </w:rPr>
        <w:t>elevates</w:t>
      </w:r>
      <w:r>
        <w:rPr>
          <w:sz w:val="24"/>
          <w:szCs w:val="24"/>
        </w:rPr>
        <w:t xml:space="preserve"> URL intelligence</w:t>
      </w:r>
      <w:r w:rsidR="00105461">
        <w:rPr>
          <w:sz w:val="24"/>
          <w:szCs w:val="24"/>
        </w:rPr>
        <w:t xml:space="preserve"> to a whole new level.</w:t>
      </w:r>
    </w:p>
    <w:p w14:paraId="0D7C5B89" w14:textId="261A8D9D" w:rsidR="00550FD0" w:rsidRDefault="00DE568D" w:rsidP="00200749">
      <w:pPr>
        <w:rPr>
          <w:sz w:val="24"/>
          <w:szCs w:val="24"/>
        </w:rPr>
      </w:pPr>
      <w:r w:rsidRPr="00DE568D">
        <w:rPr>
          <w:sz w:val="24"/>
          <w:szCs w:val="24"/>
        </w:rPr>
        <w:lastRenderedPageBreak/>
        <w:t>This document describes how to configure</w:t>
      </w:r>
      <w:r w:rsidR="00105461">
        <w:rPr>
          <w:sz w:val="24"/>
          <w:szCs w:val="24"/>
        </w:rPr>
        <w:t xml:space="preserve"> the </w:t>
      </w:r>
      <w:r w:rsidRPr="00DE568D">
        <w:rPr>
          <w:sz w:val="24"/>
          <w:szCs w:val="24"/>
        </w:rPr>
        <w:t xml:space="preserve"> IPQualityScore Enrichment App provided by IPQ</w:t>
      </w:r>
      <w:r>
        <w:rPr>
          <w:sz w:val="24"/>
          <w:szCs w:val="24"/>
        </w:rPr>
        <w:t>uality</w:t>
      </w:r>
      <w:r w:rsidRPr="00DE568D">
        <w:rPr>
          <w:sz w:val="24"/>
          <w:szCs w:val="24"/>
        </w:rPr>
        <w:t>S</w:t>
      </w:r>
      <w:r>
        <w:rPr>
          <w:sz w:val="24"/>
          <w:szCs w:val="24"/>
        </w:rPr>
        <w:t>core</w:t>
      </w:r>
      <w:r w:rsidRPr="00DE568D">
        <w:rPr>
          <w:sz w:val="24"/>
          <w:szCs w:val="24"/>
        </w:rPr>
        <w:t xml:space="preserve"> in the ThreatConnect Platform. </w:t>
      </w:r>
      <w:r w:rsidR="00105461">
        <w:rPr>
          <w:sz w:val="24"/>
          <w:szCs w:val="24"/>
        </w:rPr>
        <w:t xml:space="preserve">The </w:t>
      </w:r>
      <w:r w:rsidRPr="00DE568D">
        <w:rPr>
          <w:sz w:val="24"/>
          <w:szCs w:val="24"/>
        </w:rPr>
        <w:t>IPQualityScore Enrichment Playbook App enables ThreatConnect Platform users to perform On-Demand Enrichment of IP Address Reputation, Email Address Reputation, Domain and URL Reputation using the IPQ</w:t>
      </w:r>
      <w:r>
        <w:rPr>
          <w:sz w:val="24"/>
          <w:szCs w:val="24"/>
        </w:rPr>
        <w:t>uality</w:t>
      </w:r>
      <w:r w:rsidRPr="00DE568D">
        <w:rPr>
          <w:sz w:val="24"/>
          <w:szCs w:val="24"/>
        </w:rPr>
        <w:t>S</w:t>
      </w:r>
      <w:r>
        <w:rPr>
          <w:sz w:val="24"/>
          <w:szCs w:val="24"/>
        </w:rPr>
        <w:t>core</w:t>
      </w:r>
      <w:r w:rsidRPr="00DE568D">
        <w:rPr>
          <w:sz w:val="24"/>
          <w:szCs w:val="24"/>
        </w:rPr>
        <w:t xml:space="preserve"> Enrichment source.</w:t>
      </w:r>
    </w:p>
    <w:p w14:paraId="7DF6EA27" w14:textId="77A06D74" w:rsidR="007D32D3" w:rsidRPr="00971CD2" w:rsidRDefault="007D32D3" w:rsidP="00CD57B7">
      <w:pPr>
        <w:pStyle w:val="Heading1"/>
        <w:spacing w:before="480" w:line="276" w:lineRule="auto"/>
        <w:rPr>
          <w:rFonts w:ascii="Cambria" w:eastAsia="Cambria" w:hAnsi="Cambria" w:cs="Cambria"/>
          <w:b/>
          <w:bCs/>
          <w:color w:val="4472C4" w:themeColor="accent1"/>
          <w:lang w:val="en-IN"/>
        </w:rPr>
      </w:pPr>
      <w:bookmarkStart w:id="10" w:name="_Toc69328871"/>
      <w:r w:rsidRPr="00971CD2">
        <w:rPr>
          <w:rFonts w:ascii="Cambria" w:eastAsia="Cambria" w:hAnsi="Cambria" w:cs="Cambria"/>
          <w:b/>
          <w:bCs/>
          <w:color w:val="4472C4" w:themeColor="accent1"/>
          <w:lang w:val="en-IN"/>
        </w:rPr>
        <w:t>2</w:t>
      </w:r>
      <w:r w:rsidR="00323FE9">
        <w:rPr>
          <w:rFonts w:ascii="Cambria" w:eastAsia="Cambria" w:hAnsi="Cambria" w:cs="Cambria"/>
          <w:b/>
          <w:bCs/>
          <w:color w:val="4472C4" w:themeColor="accent1"/>
          <w:lang w:val="en-IN"/>
        </w:rPr>
        <w:t>.</w:t>
      </w:r>
      <w:r w:rsidRPr="00971CD2">
        <w:rPr>
          <w:rFonts w:ascii="Cambria" w:eastAsia="Cambria" w:hAnsi="Cambria" w:cs="Cambria"/>
          <w:b/>
          <w:bCs/>
          <w:color w:val="4472C4" w:themeColor="accent1"/>
          <w:lang w:val="en-IN"/>
        </w:rPr>
        <w:t xml:space="preserve"> </w:t>
      </w:r>
      <w:r w:rsidR="0096746B" w:rsidRPr="00971CD2">
        <w:rPr>
          <w:rFonts w:ascii="Cambria" w:eastAsia="Cambria" w:hAnsi="Cambria" w:cs="Cambria"/>
          <w:b/>
          <w:bCs/>
          <w:color w:val="4472C4" w:themeColor="accent1"/>
          <w:lang w:val="en-IN"/>
        </w:rPr>
        <w:t>Configuration</w:t>
      </w:r>
      <w:bookmarkEnd w:id="10"/>
    </w:p>
    <w:p w14:paraId="123EEA28" w14:textId="6093F7E5" w:rsidR="00F93516" w:rsidRPr="005F652B" w:rsidRDefault="00FF59BC" w:rsidP="007D32D3">
      <w:pPr>
        <w:pStyle w:val="Heading2"/>
        <w:rPr>
          <w:rFonts w:ascii="Cambria" w:eastAsia="Cambria" w:hAnsi="Cambria"/>
          <w:b/>
          <w:bCs/>
          <w:sz w:val="28"/>
          <w:szCs w:val="28"/>
        </w:rPr>
      </w:pPr>
      <w:bookmarkStart w:id="11" w:name="_Toc69328872"/>
      <w:r w:rsidRPr="005F652B">
        <w:rPr>
          <w:rFonts w:ascii="Cambria" w:eastAsia="Cambria" w:hAnsi="Cambria"/>
          <w:b/>
          <w:bCs/>
          <w:sz w:val="28"/>
          <w:szCs w:val="28"/>
        </w:rPr>
        <w:t>2</w:t>
      </w:r>
      <w:r w:rsidR="007D32D3" w:rsidRPr="005F652B">
        <w:rPr>
          <w:rFonts w:ascii="Cambria" w:eastAsia="Cambria" w:hAnsi="Cambria"/>
          <w:b/>
          <w:bCs/>
          <w:sz w:val="28"/>
          <w:szCs w:val="28"/>
        </w:rPr>
        <w:t>.1</w:t>
      </w:r>
      <w:r w:rsidR="00323FE9">
        <w:rPr>
          <w:rFonts w:ascii="Cambria" w:eastAsia="Cambria" w:hAnsi="Cambria"/>
          <w:b/>
          <w:bCs/>
          <w:sz w:val="28"/>
          <w:szCs w:val="28"/>
        </w:rPr>
        <w:t>.</w:t>
      </w:r>
      <w:r w:rsidRPr="005F652B">
        <w:rPr>
          <w:rFonts w:ascii="Cambria" w:eastAsia="Cambria" w:hAnsi="Cambria"/>
          <w:b/>
          <w:bCs/>
          <w:sz w:val="28"/>
          <w:szCs w:val="28"/>
        </w:rPr>
        <w:t xml:space="preserve"> </w:t>
      </w:r>
      <w:r w:rsidR="00515096">
        <w:rPr>
          <w:rFonts w:ascii="Cambria" w:eastAsia="Cambria" w:hAnsi="Cambria"/>
          <w:b/>
          <w:bCs/>
          <w:sz w:val="28"/>
          <w:szCs w:val="28"/>
        </w:rPr>
        <w:t>Pre-Requisites</w:t>
      </w:r>
      <w:bookmarkEnd w:id="11"/>
    </w:p>
    <w:p w14:paraId="6334DC2F" w14:textId="7DEFD136" w:rsidR="00591044" w:rsidRPr="00DF4522" w:rsidRDefault="004555CB" w:rsidP="00F93516">
      <w:pPr>
        <w:spacing w:after="200" w:line="240" w:lineRule="auto"/>
        <w:rPr>
          <w:rFonts w:eastAsia="Calibri" w:cstheme="minorHAnsi"/>
          <w:color w:val="302D2D"/>
          <w:sz w:val="24"/>
          <w:szCs w:val="24"/>
        </w:rPr>
      </w:pPr>
      <w:r w:rsidRPr="00DF4522">
        <w:rPr>
          <w:rFonts w:eastAsia="Calibri" w:cstheme="minorHAnsi"/>
          <w:color w:val="302D2D"/>
          <w:sz w:val="24"/>
          <w:szCs w:val="24"/>
        </w:rPr>
        <w:t>T</w:t>
      </w:r>
      <w:r w:rsidR="00AE2119" w:rsidRPr="00DF4522">
        <w:rPr>
          <w:rFonts w:eastAsia="Calibri" w:cstheme="minorHAnsi"/>
          <w:color w:val="302D2D"/>
          <w:sz w:val="24"/>
          <w:szCs w:val="24"/>
        </w:rPr>
        <w:t>o configure the</w:t>
      </w:r>
      <w:r w:rsidRPr="00DF4522">
        <w:rPr>
          <w:rFonts w:eastAsia="Calibri" w:cstheme="minorHAnsi"/>
          <w:color w:val="302D2D"/>
          <w:sz w:val="24"/>
          <w:szCs w:val="24"/>
        </w:rPr>
        <w:t xml:space="preserve"> </w:t>
      </w:r>
      <w:r w:rsidR="00935CE4" w:rsidRPr="00DF4522">
        <w:rPr>
          <w:rFonts w:eastAsia="Calibri" w:cstheme="minorHAnsi"/>
          <w:b/>
          <w:bCs/>
          <w:color w:val="302D2D"/>
          <w:sz w:val="24"/>
          <w:szCs w:val="24"/>
        </w:rPr>
        <w:t xml:space="preserve">IPQualityScore </w:t>
      </w:r>
      <w:r w:rsidRPr="00DF4522">
        <w:rPr>
          <w:rFonts w:eastAsia="Calibri" w:cstheme="minorHAnsi"/>
          <w:b/>
          <w:bCs/>
          <w:color w:val="302D2D"/>
          <w:sz w:val="24"/>
          <w:szCs w:val="24"/>
        </w:rPr>
        <w:t xml:space="preserve">Enrichment </w:t>
      </w:r>
      <w:r w:rsidRPr="00DF4522">
        <w:rPr>
          <w:rFonts w:eastAsia="Calibri" w:cstheme="minorHAnsi"/>
          <w:color w:val="302D2D"/>
          <w:sz w:val="24"/>
          <w:szCs w:val="24"/>
        </w:rPr>
        <w:t>App in your</w:t>
      </w:r>
      <w:r w:rsidR="00484BB2" w:rsidRPr="00DF4522">
        <w:rPr>
          <w:rFonts w:eastAsia="Calibri" w:cstheme="minorHAnsi"/>
          <w:color w:val="302D2D"/>
          <w:sz w:val="24"/>
          <w:szCs w:val="24"/>
        </w:rPr>
        <w:t xml:space="preserve"> </w:t>
      </w:r>
      <w:r w:rsidRPr="00DF4522">
        <w:rPr>
          <w:rFonts w:eastAsia="Calibri" w:cstheme="minorHAnsi"/>
          <w:color w:val="302D2D"/>
          <w:sz w:val="24"/>
          <w:szCs w:val="24"/>
        </w:rPr>
        <w:t>ThreatConnect</w:t>
      </w:r>
      <w:r w:rsidR="00484BB2" w:rsidRPr="00DF4522">
        <w:rPr>
          <w:rFonts w:eastAsia="Calibri" w:cstheme="minorHAnsi"/>
          <w:color w:val="302D2D"/>
          <w:sz w:val="24"/>
          <w:szCs w:val="24"/>
        </w:rPr>
        <w:t xml:space="preserve"> </w:t>
      </w:r>
      <w:r w:rsidRPr="00DF4522">
        <w:rPr>
          <w:rFonts w:eastAsia="Calibri" w:cstheme="minorHAnsi"/>
          <w:color w:val="302D2D"/>
          <w:sz w:val="24"/>
          <w:szCs w:val="24"/>
        </w:rPr>
        <w:t>Playbooks</w:t>
      </w:r>
      <w:r w:rsidR="00AE2119" w:rsidRPr="00DF4522">
        <w:rPr>
          <w:rFonts w:eastAsia="Calibri" w:cstheme="minorHAnsi"/>
          <w:color w:val="302D2D"/>
          <w:sz w:val="24"/>
          <w:szCs w:val="24"/>
        </w:rPr>
        <w:t xml:space="preserve">, the </w:t>
      </w:r>
      <w:r w:rsidR="00F93516">
        <w:rPr>
          <w:rFonts w:eastAsia="Calibri" w:cstheme="minorHAnsi"/>
          <w:color w:val="302D2D"/>
          <w:sz w:val="24"/>
          <w:szCs w:val="24"/>
        </w:rPr>
        <w:t xml:space="preserve">      </w:t>
      </w:r>
      <w:r w:rsidR="00AE2119" w:rsidRPr="00DF4522">
        <w:rPr>
          <w:rFonts w:eastAsia="Calibri" w:cstheme="minorHAnsi"/>
          <w:color w:val="302D2D"/>
          <w:sz w:val="24"/>
          <w:szCs w:val="24"/>
        </w:rPr>
        <w:t>following requirements need to be fulfilled:</w:t>
      </w:r>
    </w:p>
    <w:p w14:paraId="4B52B5A4" w14:textId="62D4130C" w:rsidR="004555CB" w:rsidRPr="00DF4522" w:rsidRDefault="004555CB" w:rsidP="00A23CBB">
      <w:pPr>
        <w:pStyle w:val="ListParagraph"/>
        <w:numPr>
          <w:ilvl w:val="0"/>
          <w:numId w:val="9"/>
        </w:numPr>
        <w:spacing w:after="200" w:line="240" w:lineRule="auto"/>
        <w:rPr>
          <w:rFonts w:eastAsiaTheme="minorEastAsia" w:cstheme="minorHAnsi"/>
          <w:color w:val="302D2D"/>
          <w:sz w:val="24"/>
          <w:szCs w:val="24"/>
        </w:rPr>
      </w:pPr>
      <w:r w:rsidRPr="00DF4522">
        <w:rPr>
          <w:rFonts w:eastAsia="Calibri" w:cstheme="minorHAnsi"/>
          <w:color w:val="302D2D"/>
          <w:sz w:val="24"/>
          <w:szCs w:val="24"/>
          <w:lang w:val="en-IN"/>
        </w:rPr>
        <w:t>Access to ThreatConnect instance</w:t>
      </w:r>
      <w:r w:rsidR="00935CE4" w:rsidRPr="00DF4522">
        <w:rPr>
          <w:rFonts w:eastAsia="Calibri" w:cstheme="minorHAnsi"/>
          <w:color w:val="302D2D"/>
          <w:sz w:val="24"/>
          <w:szCs w:val="24"/>
          <w:lang w:val="en-IN"/>
        </w:rPr>
        <w:t>.</w:t>
      </w:r>
    </w:p>
    <w:p w14:paraId="3F0F3FA7" w14:textId="46DADD19" w:rsidR="004555CB" w:rsidRPr="00DF4522" w:rsidRDefault="00A85D7D" w:rsidP="00A23CBB">
      <w:pPr>
        <w:pStyle w:val="ListParagraph"/>
        <w:numPr>
          <w:ilvl w:val="0"/>
          <w:numId w:val="9"/>
        </w:numPr>
        <w:spacing w:after="200" w:line="240" w:lineRule="auto"/>
        <w:rPr>
          <w:rFonts w:eastAsiaTheme="minorEastAsia" w:cstheme="minorHAnsi"/>
          <w:color w:val="302D2D"/>
          <w:sz w:val="24"/>
          <w:szCs w:val="24"/>
        </w:rPr>
      </w:pPr>
      <w:r>
        <w:rPr>
          <w:rFonts w:eastAsia="Calibri" w:cstheme="minorHAnsi"/>
          <w:color w:val="302D2D"/>
          <w:sz w:val="24"/>
          <w:szCs w:val="24"/>
          <w:lang w:val="en-IN"/>
        </w:rPr>
        <w:t>Permission</w:t>
      </w:r>
      <w:r w:rsidR="004555CB" w:rsidRPr="00DF4522">
        <w:rPr>
          <w:rFonts w:eastAsia="Calibri" w:cstheme="minorHAnsi"/>
          <w:color w:val="302D2D"/>
          <w:sz w:val="24"/>
          <w:szCs w:val="24"/>
          <w:lang w:val="en-IN"/>
        </w:rPr>
        <w:t xml:space="preserve"> to execute ThreatConnect Playbooks</w:t>
      </w:r>
      <w:r w:rsidR="00935CE4" w:rsidRPr="00DF4522">
        <w:rPr>
          <w:rFonts w:eastAsia="Calibri" w:cstheme="minorHAnsi"/>
          <w:color w:val="302D2D"/>
          <w:sz w:val="24"/>
          <w:szCs w:val="24"/>
          <w:lang w:val="en-IN"/>
        </w:rPr>
        <w:t>.</w:t>
      </w:r>
    </w:p>
    <w:p w14:paraId="4709B2CC" w14:textId="44613992" w:rsidR="004555CB" w:rsidRPr="00DF4522" w:rsidRDefault="00B5799B" w:rsidP="00A23CBB">
      <w:pPr>
        <w:pStyle w:val="ListParagraph"/>
        <w:numPr>
          <w:ilvl w:val="0"/>
          <w:numId w:val="9"/>
        </w:numPr>
        <w:spacing w:after="200" w:line="240" w:lineRule="auto"/>
        <w:rPr>
          <w:rFonts w:eastAsiaTheme="minorEastAsia" w:cstheme="minorHAnsi"/>
          <w:color w:val="302D2D"/>
          <w:sz w:val="24"/>
          <w:szCs w:val="24"/>
        </w:rPr>
      </w:pPr>
      <w:r w:rsidRPr="00DF4522">
        <w:rPr>
          <w:rFonts w:eastAsia="Calibri" w:cstheme="minorHAnsi"/>
          <w:color w:val="302D2D"/>
          <w:sz w:val="24"/>
          <w:szCs w:val="24"/>
          <w:lang w:val="en-IN"/>
        </w:rPr>
        <w:t>IPQualityS</w:t>
      </w:r>
      <w:r w:rsidR="00935CE4" w:rsidRPr="00DF4522">
        <w:rPr>
          <w:rFonts w:eastAsia="Calibri" w:cstheme="minorHAnsi"/>
          <w:color w:val="302D2D"/>
          <w:sz w:val="24"/>
          <w:szCs w:val="24"/>
          <w:lang w:val="en-IN"/>
        </w:rPr>
        <w:t>core</w:t>
      </w:r>
      <w:r w:rsidR="00437431" w:rsidRPr="00DF4522">
        <w:rPr>
          <w:rFonts w:eastAsia="Calibri" w:cstheme="minorHAnsi"/>
          <w:color w:val="302D2D"/>
          <w:sz w:val="24"/>
          <w:szCs w:val="24"/>
          <w:lang w:val="en-IN"/>
        </w:rPr>
        <w:t xml:space="preserve"> </w:t>
      </w:r>
      <w:r w:rsidR="004555CB" w:rsidRPr="00DF4522">
        <w:rPr>
          <w:rFonts w:eastAsia="Calibri" w:cstheme="minorHAnsi"/>
          <w:color w:val="302D2D"/>
          <w:sz w:val="24"/>
          <w:szCs w:val="24"/>
          <w:lang w:val="en-IN"/>
        </w:rPr>
        <w:t xml:space="preserve">API Key provisioned by </w:t>
      </w:r>
      <w:r w:rsidRPr="00DF4522">
        <w:rPr>
          <w:rFonts w:eastAsia="Calibri" w:cstheme="minorHAnsi"/>
          <w:color w:val="302D2D"/>
          <w:sz w:val="24"/>
          <w:szCs w:val="24"/>
          <w:lang w:val="en-IN"/>
        </w:rPr>
        <w:t>IPQualityS</w:t>
      </w:r>
      <w:r w:rsidR="00935CE4" w:rsidRPr="00DF4522">
        <w:rPr>
          <w:rFonts w:eastAsia="Calibri" w:cstheme="minorHAnsi"/>
          <w:color w:val="302D2D"/>
          <w:sz w:val="24"/>
          <w:szCs w:val="24"/>
          <w:lang w:val="en-IN"/>
        </w:rPr>
        <w:t>core</w:t>
      </w:r>
      <w:r w:rsidR="004555CB" w:rsidRPr="00DF4522">
        <w:rPr>
          <w:rFonts w:eastAsia="Calibri" w:cstheme="minorHAnsi"/>
          <w:color w:val="302D2D"/>
          <w:sz w:val="24"/>
          <w:szCs w:val="24"/>
          <w:lang w:val="en-IN"/>
        </w:rPr>
        <w:t xml:space="preserve"> to authenticate requests to </w:t>
      </w:r>
      <w:r w:rsidRPr="00DF4522">
        <w:rPr>
          <w:rFonts w:eastAsia="Calibri" w:cstheme="minorHAnsi"/>
          <w:color w:val="302D2D"/>
          <w:sz w:val="24"/>
          <w:szCs w:val="24"/>
          <w:lang w:val="en-IN"/>
        </w:rPr>
        <w:t>IPQualityS</w:t>
      </w:r>
      <w:r w:rsidR="00935CE4" w:rsidRPr="00DF4522">
        <w:rPr>
          <w:rFonts w:eastAsia="Calibri" w:cstheme="minorHAnsi"/>
          <w:color w:val="302D2D"/>
          <w:sz w:val="24"/>
          <w:szCs w:val="24"/>
          <w:lang w:val="en-IN"/>
        </w:rPr>
        <w:t>core</w:t>
      </w:r>
      <w:r w:rsidR="00484BB2" w:rsidRPr="00DF4522">
        <w:rPr>
          <w:rFonts w:eastAsia="Calibri" w:cstheme="minorHAnsi"/>
          <w:color w:val="302D2D"/>
          <w:sz w:val="24"/>
          <w:szCs w:val="24"/>
          <w:lang w:val="en-IN"/>
        </w:rPr>
        <w:t xml:space="preserve"> </w:t>
      </w:r>
      <w:r w:rsidR="00426FD5" w:rsidRPr="00DF4522">
        <w:rPr>
          <w:rFonts w:eastAsia="Calibri" w:cstheme="minorHAnsi"/>
          <w:color w:val="302D2D"/>
          <w:sz w:val="24"/>
          <w:szCs w:val="24"/>
          <w:lang w:val="en-IN"/>
        </w:rPr>
        <w:t>API</w:t>
      </w:r>
      <w:r w:rsidR="00935CE4" w:rsidRPr="00DF4522">
        <w:rPr>
          <w:rFonts w:eastAsia="Calibri" w:cstheme="minorHAnsi"/>
          <w:color w:val="302D2D"/>
          <w:sz w:val="24"/>
          <w:szCs w:val="24"/>
          <w:lang w:val="en-IN"/>
        </w:rPr>
        <w:t>.</w:t>
      </w:r>
    </w:p>
    <w:p w14:paraId="5A1D20BD" w14:textId="601C4F65" w:rsidR="004555CB" w:rsidRPr="00DF4522" w:rsidRDefault="00ED69EA" w:rsidP="00A23CBB">
      <w:pPr>
        <w:pStyle w:val="ListParagraph"/>
        <w:numPr>
          <w:ilvl w:val="0"/>
          <w:numId w:val="9"/>
        </w:numPr>
        <w:spacing w:after="200" w:line="240" w:lineRule="auto"/>
        <w:rPr>
          <w:rFonts w:eastAsiaTheme="minorEastAsia" w:cstheme="minorHAnsi"/>
          <w:color w:val="302D2D"/>
          <w:sz w:val="24"/>
          <w:szCs w:val="24"/>
        </w:rPr>
      </w:pPr>
      <w:r>
        <w:rPr>
          <w:rFonts w:eastAsia="Calibri" w:cstheme="minorHAnsi"/>
          <w:color w:val="302D2D"/>
          <w:sz w:val="24"/>
          <w:szCs w:val="24"/>
          <w:lang w:val="en-IN"/>
        </w:rPr>
        <w:t>I</w:t>
      </w:r>
      <w:r w:rsidR="00935CE4" w:rsidRPr="00DF4522">
        <w:rPr>
          <w:rFonts w:eastAsia="Calibri" w:cstheme="minorHAnsi"/>
          <w:color w:val="302D2D"/>
          <w:sz w:val="24"/>
          <w:szCs w:val="24"/>
          <w:lang w:val="en-IN"/>
        </w:rPr>
        <w:t xml:space="preserve">PQualityScore </w:t>
      </w:r>
      <w:r w:rsidR="004555CB" w:rsidRPr="00DF4522">
        <w:rPr>
          <w:rFonts w:eastAsia="Calibri" w:cstheme="minorHAnsi"/>
          <w:color w:val="302D2D"/>
          <w:sz w:val="24"/>
          <w:szCs w:val="24"/>
          <w:lang w:val="en-IN"/>
        </w:rPr>
        <w:t>Enrichment app installed in ThreatConnect Instance</w:t>
      </w:r>
      <w:r w:rsidR="00EF0131" w:rsidRPr="00DF4522">
        <w:rPr>
          <w:rFonts w:eastAsia="Calibri" w:cstheme="minorHAnsi"/>
          <w:color w:val="302D2D"/>
          <w:sz w:val="24"/>
          <w:szCs w:val="24"/>
          <w:lang w:val="en-IN"/>
        </w:rPr>
        <w:t>.</w:t>
      </w:r>
    </w:p>
    <w:p w14:paraId="7DE223B8" w14:textId="700CCCD9" w:rsidR="00484BB2" w:rsidRPr="00DF4522" w:rsidRDefault="00935CE4" w:rsidP="00A23CBB">
      <w:pPr>
        <w:pStyle w:val="ListParagraph"/>
        <w:numPr>
          <w:ilvl w:val="0"/>
          <w:numId w:val="9"/>
        </w:numPr>
        <w:spacing w:after="200" w:line="240" w:lineRule="auto"/>
        <w:rPr>
          <w:rFonts w:eastAsiaTheme="minorEastAsia" w:cstheme="minorHAnsi"/>
          <w:color w:val="302D2D"/>
          <w:sz w:val="24"/>
          <w:szCs w:val="24"/>
        </w:rPr>
      </w:pPr>
      <w:r w:rsidRPr="00DF4522">
        <w:rPr>
          <w:rFonts w:eastAsia="Calibri" w:cstheme="minorHAnsi"/>
          <w:color w:val="302D2D"/>
          <w:sz w:val="24"/>
          <w:szCs w:val="24"/>
          <w:lang w:val="en-IN"/>
        </w:rPr>
        <w:t xml:space="preserve">IPQualityScore </w:t>
      </w:r>
      <w:r w:rsidR="00484BB2" w:rsidRPr="00DF4522">
        <w:rPr>
          <w:rFonts w:eastAsia="Calibri" w:cstheme="minorHAnsi"/>
          <w:color w:val="302D2D"/>
          <w:sz w:val="24"/>
          <w:szCs w:val="24"/>
          <w:lang w:val="en-IN"/>
        </w:rPr>
        <w:t>Playbook</w:t>
      </w:r>
      <w:r w:rsidR="00E5469F" w:rsidRPr="00DF4522">
        <w:rPr>
          <w:rFonts w:eastAsia="Calibri" w:cstheme="minorHAnsi"/>
          <w:color w:val="302D2D"/>
          <w:sz w:val="24"/>
          <w:szCs w:val="24"/>
          <w:lang w:val="en-IN"/>
        </w:rPr>
        <w:t xml:space="preserve"> Templates</w:t>
      </w:r>
      <w:r w:rsidR="00484BB2" w:rsidRPr="00DF4522">
        <w:rPr>
          <w:rFonts w:eastAsia="Calibri" w:cstheme="minorHAnsi"/>
          <w:color w:val="302D2D"/>
          <w:sz w:val="24"/>
          <w:szCs w:val="24"/>
          <w:lang w:val="en-IN"/>
        </w:rPr>
        <w:t xml:space="preserve"> installed in ThreatConnect Instance.</w:t>
      </w:r>
    </w:p>
    <w:p w14:paraId="7880BABB" w14:textId="65806D28" w:rsidR="00E5469F" w:rsidRDefault="00935CE4" w:rsidP="00A23CBB">
      <w:pPr>
        <w:pStyle w:val="ListParagraph"/>
        <w:numPr>
          <w:ilvl w:val="0"/>
          <w:numId w:val="9"/>
        </w:numPr>
        <w:spacing w:after="200" w:line="240" w:lineRule="auto"/>
        <w:rPr>
          <w:rFonts w:eastAsiaTheme="minorEastAsia" w:cstheme="minorHAnsi"/>
          <w:color w:val="302D2D"/>
          <w:sz w:val="24"/>
          <w:szCs w:val="24"/>
        </w:rPr>
      </w:pPr>
      <w:r w:rsidRPr="00DF4522">
        <w:rPr>
          <w:rFonts w:eastAsia="Calibri" w:cstheme="minorHAnsi"/>
          <w:color w:val="302D2D"/>
          <w:sz w:val="24"/>
          <w:szCs w:val="24"/>
          <w:lang w:val="en-IN"/>
        </w:rPr>
        <w:t xml:space="preserve">IPQualityScore </w:t>
      </w:r>
      <w:r w:rsidR="00E5469F" w:rsidRPr="00DF4522">
        <w:rPr>
          <w:rFonts w:eastAsiaTheme="minorEastAsia" w:cstheme="minorHAnsi"/>
          <w:color w:val="302D2D"/>
          <w:sz w:val="24"/>
          <w:szCs w:val="24"/>
        </w:rPr>
        <w:t xml:space="preserve">specific </w:t>
      </w:r>
      <w:r w:rsidR="007B712F" w:rsidRPr="00DF4522">
        <w:rPr>
          <w:rFonts w:eastAsiaTheme="minorEastAsia" w:cstheme="minorHAnsi"/>
          <w:color w:val="302D2D"/>
          <w:sz w:val="24"/>
          <w:szCs w:val="24"/>
        </w:rPr>
        <w:t>C</w:t>
      </w:r>
      <w:r w:rsidR="00E5469F" w:rsidRPr="00DF4522">
        <w:rPr>
          <w:rFonts w:eastAsiaTheme="minorEastAsia" w:cstheme="minorHAnsi"/>
          <w:color w:val="302D2D"/>
          <w:sz w:val="24"/>
          <w:szCs w:val="24"/>
        </w:rPr>
        <w:t xml:space="preserve">ustom </w:t>
      </w:r>
      <w:r w:rsidR="007B712F" w:rsidRPr="00DF4522">
        <w:rPr>
          <w:rFonts w:eastAsiaTheme="minorEastAsia" w:cstheme="minorHAnsi"/>
          <w:color w:val="302D2D"/>
          <w:sz w:val="24"/>
          <w:szCs w:val="24"/>
        </w:rPr>
        <w:t>A</w:t>
      </w:r>
      <w:r w:rsidR="00E5469F" w:rsidRPr="00DF4522">
        <w:rPr>
          <w:rFonts w:eastAsiaTheme="minorEastAsia" w:cstheme="minorHAnsi"/>
          <w:color w:val="302D2D"/>
          <w:sz w:val="24"/>
          <w:szCs w:val="24"/>
        </w:rPr>
        <w:t>ttributes imported in ThreatConnect Instance.</w:t>
      </w:r>
    </w:p>
    <w:p w14:paraId="0AE87618" w14:textId="77777777" w:rsidR="005F652B" w:rsidRDefault="005F652B" w:rsidP="005F652B">
      <w:pPr>
        <w:pStyle w:val="ListParagraph"/>
        <w:spacing w:after="200" w:line="240" w:lineRule="auto"/>
        <w:rPr>
          <w:rFonts w:eastAsiaTheme="minorEastAsia" w:cstheme="minorHAnsi"/>
          <w:color w:val="302D2D"/>
          <w:sz w:val="24"/>
          <w:szCs w:val="24"/>
        </w:rPr>
      </w:pPr>
    </w:p>
    <w:p w14:paraId="47BD72F6" w14:textId="2799F6AB" w:rsidR="00F93516" w:rsidRPr="005F652B" w:rsidRDefault="005F652B" w:rsidP="005F652B">
      <w:pPr>
        <w:pStyle w:val="Heading2"/>
        <w:rPr>
          <w:rFonts w:ascii="Cambria" w:eastAsia="Cambria" w:hAnsi="Cambria"/>
          <w:b/>
          <w:bCs/>
          <w:sz w:val="28"/>
          <w:szCs w:val="28"/>
        </w:rPr>
      </w:pPr>
      <w:bookmarkStart w:id="12" w:name="_Toc69328873"/>
      <w:r w:rsidRPr="005F652B">
        <w:rPr>
          <w:rFonts w:ascii="Cambria" w:eastAsia="Cambria" w:hAnsi="Cambria"/>
          <w:b/>
          <w:bCs/>
          <w:sz w:val="28"/>
          <w:szCs w:val="28"/>
        </w:rPr>
        <w:t>2.2</w:t>
      </w:r>
      <w:r w:rsidR="00323FE9">
        <w:rPr>
          <w:rFonts w:ascii="Cambria" w:eastAsia="Cambria" w:hAnsi="Cambria"/>
          <w:b/>
          <w:bCs/>
          <w:sz w:val="28"/>
          <w:szCs w:val="28"/>
        </w:rPr>
        <w:t>.</w:t>
      </w:r>
      <w:r w:rsidR="00FF59BC" w:rsidRPr="005F652B">
        <w:rPr>
          <w:rFonts w:ascii="Cambria" w:eastAsia="Cambria" w:hAnsi="Cambria"/>
          <w:b/>
          <w:bCs/>
          <w:sz w:val="28"/>
          <w:szCs w:val="28"/>
        </w:rPr>
        <w:t xml:space="preserve"> </w:t>
      </w:r>
      <w:r w:rsidR="00E1552C">
        <w:rPr>
          <w:rFonts w:ascii="Cambria" w:eastAsia="Cambria" w:hAnsi="Cambria"/>
          <w:b/>
          <w:bCs/>
          <w:sz w:val="28"/>
          <w:szCs w:val="28"/>
        </w:rPr>
        <w:t xml:space="preserve">IPQualityScore </w:t>
      </w:r>
      <w:r w:rsidR="00F93516" w:rsidRPr="005F652B">
        <w:rPr>
          <w:rFonts w:ascii="Cambria" w:eastAsia="Cambria" w:hAnsi="Cambria"/>
          <w:b/>
          <w:bCs/>
          <w:sz w:val="28"/>
          <w:szCs w:val="28"/>
        </w:rPr>
        <w:t>A</w:t>
      </w:r>
      <w:r w:rsidR="00850961">
        <w:rPr>
          <w:rFonts w:ascii="Cambria" w:eastAsia="Cambria" w:hAnsi="Cambria"/>
          <w:b/>
          <w:bCs/>
          <w:sz w:val="28"/>
          <w:szCs w:val="28"/>
        </w:rPr>
        <w:t>pp</w:t>
      </w:r>
      <w:r w:rsidR="00F93516" w:rsidRPr="005F652B">
        <w:rPr>
          <w:rFonts w:ascii="Cambria" w:eastAsia="Cambria" w:hAnsi="Cambria"/>
          <w:b/>
          <w:bCs/>
          <w:sz w:val="28"/>
          <w:szCs w:val="28"/>
        </w:rPr>
        <w:t xml:space="preserve"> </w:t>
      </w:r>
      <w:r w:rsidR="00184AD0" w:rsidRPr="005F652B">
        <w:rPr>
          <w:rFonts w:ascii="Cambria" w:eastAsia="Cambria" w:hAnsi="Cambria"/>
          <w:b/>
          <w:bCs/>
          <w:sz w:val="28"/>
          <w:szCs w:val="28"/>
        </w:rPr>
        <w:t>Installation</w:t>
      </w:r>
      <w:bookmarkEnd w:id="12"/>
    </w:p>
    <w:p w14:paraId="2CAA8926" w14:textId="5BB6BDBF" w:rsidR="00F93516" w:rsidRPr="00F93516" w:rsidRDefault="00F93516" w:rsidP="00F93516">
      <w:pPr>
        <w:autoSpaceDE w:val="0"/>
        <w:autoSpaceDN w:val="0"/>
        <w:adjustRightInd w:val="0"/>
        <w:spacing w:after="0" w:line="240" w:lineRule="auto"/>
        <w:rPr>
          <w:rFonts w:cstheme="minorHAnsi"/>
          <w:color w:val="ED7D31" w:themeColor="accent2"/>
          <w:sz w:val="24"/>
          <w:szCs w:val="24"/>
        </w:rPr>
      </w:pPr>
      <w:r w:rsidRPr="00F93516">
        <w:rPr>
          <w:rFonts w:cstheme="minorHAnsi"/>
          <w:b/>
          <w:bCs/>
          <w:sz w:val="24"/>
          <w:szCs w:val="24"/>
        </w:rPr>
        <w:t>IPQualityScore Enrichment</w:t>
      </w:r>
      <w:r w:rsidRPr="00F93516">
        <w:rPr>
          <w:rFonts w:cstheme="minorHAnsi"/>
          <w:sz w:val="24"/>
          <w:szCs w:val="24"/>
        </w:rPr>
        <w:t xml:space="preserve"> App </w:t>
      </w:r>
      <w:r w:rsidRPr="00F93516">
        <w:rPr>
          <w:rFonts w:cstheme="minorHAnsi"/>
          <w:color w:val="302D2D"/>
          <w:sz w:val="24"/>
          <w:szCs w:val="24"/>
        </w:rPr>
        <w:t xml:space="preserve">for ThreatConnect is available on </w:t>
      </w:r>
      <w:r w:rsidR="00BE4BEC" w:rsidRPr="00BE4BEC">
        <w:rPr>
          <w:rFonts w:cstheme="minorHAnsi"/>
          <w:color w:val="302D2D"/>
          <w:sz w:val="24"/>
          <w:szCs w:val="24"/>
        </w:rPr>
        <w:t xml:space="preserve">ThreatConnect Marketplace </w:t>
      </w:r>
      <w:r w:rsidR="000E59C3">
        <w:rPr>
          <w:rFonts w:cstheme="minorHAnsi"/>
          <w:color w:val="302D2D"/>
          <w:sz w:val="24"/>
          <w:szCs w:val="24"/>
        </w:rPr>
        <w:t>at:</w:t>
      </w:r>
      <w:r w:rsidR="000E73AB">
        <w:rPr>
          <w:rFonts w:cstheme="minorHAnsi"/>
          <w:color w:val="302D2D"/>
          <w:sz w:val="24"/>
          <w:szCs w:val="24"/>
        </w:rPr>
        <w:t xml:space="preserve"> </w:t>
      </w:r>
      <w:hyperlink r:id="rId9" w:history="1">
        <w:r w:rsidR="000E73AB" w:rsidRPr="00616A94">
          <w:rPr>
            <w:rStyle w:val="Hyperlink"/>
            <w:rFonts w:cstheme="minorHAnsi"/>
            <w:sz w:val="24"/>
            <w:szCs w:val="24"/>
          </w:rPr>
          <w:t>https://go.threatconnect.market</w:t>
        </w:r>
      </w:hyperlink>
      <w:r w:rsidR="000E73AB">
        <w:rPr>
          <w:rFonts w:cstheme="minorHAnsi"/>
          <w:color w:val="302D2D"/>
          <w:sz w:val="24"/>
          <w:szCs w:val="24"/>
        </w:rPr>
        <w:t xml:space="preserve">  (We can update after vetting is complete and get all the materials from the customer) </w:t>
      </w:r>
    </w:p>
    <w:p w14:paraId="775083E1" w14:textId="618C1020" w:rsidR="00936CFB" w:rsidRDefault="00F93516" w:rsidP="00F93516">
      <w:pPr>
        <w:autoSpaceDE w:val="0"/>
        <w:autoSpaceDN w:val="0"/>
        <w:adjustRightInd w:val="0"/>
        <w:spacing w:after="0" w:line="240" w:lineRule="auto"/>
        <w:rPr>
          <w:rFonts w:cstheme="minorHAnsi"/>
          <w:color w:val="302D2D"/>
          <w:sz w:val="24"/>
          <w:szCs w:val="24"/>
        </w:rPr>
      </w:pPr>
      <w:r w:rsidRPr="00F93516">
        <w:rPr>
          <w:rFonts w:cstheme="minorHAnsi"/>
          <w:sz w:val="24"/>
          <w:szCs w:val="24"/>
        </w:rPr>
        <w:t>Download</w:t>
      </w:r>
      <w:r w:rsidRPr="00F93516">
        <w:rPr>
          <w:rFonts w:cstheme="minorHAnsi"/>
          <w:color w:val="302D2D"/>
          <w:sz w:val="24"/>
          <w:szCs w:val="24"/>
        </w:rPr>
        <w:t xml:space="preserve"> the App package with </w:t>
      </w:r>
      <w:proofErr w:type="spellStart"/>
      <w:r w:rsidRPr="00F93516">
        <w:rPr>
          <w:rFonts w:cstheme="minorHAnsi"/>
          <w:color w:val="302D2D"/>
          <w:sz w:val="24"/>
          <w:szCs w:val="24"/>
        </w:rPr>
        <w:t>tcx</w:t>
      </w:r>
      <w:proofErr w:type="spellEnd"/>
      <w:r w:rsidRPr="00F93516">
        <w:rPr>
          <w:rFonts w:cstheme="minorHAnsi"/>
          <w:color w:val="302D2D"/>
          <w:sz w:val="24"/>
          <w:szCs w:val="24"/>
        </w:rPr>
        <w:t xml:space="preserve"> extension and install it in your ThreatConnect instance. For installation instructions, refer to the “Install an App” in the ThreatConnect System Administration Guide. For more information, contact your ThreatConnect Customer representatives.</w:t>
      </w:r>
    </w:p>
    <w:p w14:paraId="55539695" w14:textId="77777777" w:rsidR="005F652B" w:rsidRPr="00F93516" w:rsidRDefault="005F652B" w:rsidP="00F93516">
      <w:pPr>
        <w:autoSpaceDE w:val="0"/>
        <w:autoSpaceDN w:val="0"/>
        <w:adjustRightInd w:val="0"/>
        <w:spacing w:after="0" w:line="240" w:lineRule="auto"/>
        <w:rPr>
          <w:rFonts w:cstheme="minorHAnsi"/>
          <w:color w:val="302D2D"/>
          <w:sz w:val="24"/>
          <w:szCs w:val="24"/>
        </w:rPr>
      </w:pPr>
    </w:p>
    <w:p w14:paraId="432F2D4C" w14:textId="5898B5DE" w:rsidR="00484BB2" w:rsidRPr="005F652B" w:rsidRDefault="005F652B" w:rsidP="005F652B">
      <w:pPr>
        <w:pStyle w:val="Heading2"/>
        <w:rPr>
          <w:rFonts w:ascii="Cambria" w:eastAsia="Cambria" w:hAnsi="Cambria"/>
          <w:b/>
          <w:bCs/>
          <w:sz w:val="28"/>
          <w:szCs w:val="28"/>
        </w:rPr>
      </w:pPr>
      <w:bookmarkStart w:id="13" w:name="_Toc69328874"/>
      <w:r w:rsidRPr="005F652B">
        <w:rPr>
          <w:rFonts w:ascii="Cambria" w:eastAsia="Cambria" w:hAnsi="Cambria"/>
          <w:b/>
          <w:bCs/>
          <w:sz w:val="28"/>
          <w:szCs w:val="28"/>
        </w:rPr>
        <w:t>2.3</w:t>
      </w:r>
      <w:r w:rsidR="00323FE9">
        <w:rPr>
          <w:rFonts w:ascii="Cambria" w:eastAsia="Cambria" w:hAnsi="Cambria"/>
          <w:b/>
          <w:bCs/>
          <w:sz w:val="28"/>
          <w:szCs w:val="28"/>
        </w:rPr>
        <w:t>.</w:t>
      </w:r>
      <w:r w:rsidR="00E1552C" w:rsidRPr="00E1552C">
        <w:rPr>
          <w:rFonts w:ascii="Cambria" w:eastAsia="Cambria" w:hAnsi="Cambria"/>
          <w:b/>
          <w:bCs/>
          <w:sz w:val="28"/>
          <w:szCs w:val="28"/>
        </w:rPr>
        <w:t xml:space="preserve"> </w:t>
      </w:r>
      <w:r w:rsidR="00E1552C">
        <w:rPr>
          <w:rFonts w:ascii="Cambria" w:eastAsia="Cambria" w:hAnsi="Cambria"/>
          <w:b/>
          <w:bCs/>
          <w:sz w:val="28"/>
          <w:szCs w:val="28"/>
        </w:rPr>
        <w:t>IPQualityScore</w:t>
      </w:r>
      <w:r w:rsidR="00FF59BC" w:rsidRPr="005F652B">
        <w:rPr>
          <w:rFonts w:ascii="Cambria" w:eastAsia="Cambria" w:hAnsi="Cambria"/>
          <w:b/>
          <w:bCs/>
          <w:sz w:val="28"/>
          <w:szCs w:val="28"/>
        </w:rPr>
        <w:t xml:space="preserve"> </w:t>
      </w:r>
      <w:r w:rsidR="00F93516" w:rsidRPr="005F652B">
        <w:rPr>
          <w:rFonts w:ascii="Cambria" w:eastAsia="Cambria" w:hAnsi="Cambria"/>
          <w:b/>
          <w:bCs/>
          <w:sz w:val="28"/>
          <w:szCs w:val="28"/>
        </w:rPr>
        <w:t>A</w:t>
      </w:r>
      <w:r w:rsidR="00850961">
        <w:rPr>
          <w:rFonts w:ascii="Cambria" w:eastAsia="Cambria" w:hAnsi="Cambria"/>
          <w:b/>
          <w:bCs/>
          <w:sz w:val="28"/>
          <w:szCs w:val="28"/>
        </w:rPr>
        <w:t>pp</w:t>
      </w:r>
      <w:r w:rsidR="00F93516" w:rsidRPr="005F652B">
        <w:rPr>
          <w:rFonts w:ascii="Cambria" w:eastAsia="Cambria" w:hAnsi="Cambria"/>
          <w:b/>
          <w:bCs/>
          <w:sz w:val="28"/>
          <w:szCs w:val="28"/>
        </w:rPr>
        <w:t xml:space="preserve"> </w:t>
      </w:r>
      <w:r w:rsidR="009B4765" w:rsidRPr="005F652B">
        <w:rPr>
          <w:rFonts w:ascii="Cambria" w:eastAsia="Cambria" w:hAnsi="Cambria"/>
          <w:b/>
          <w:bCs/>
          <w:sz w:val="28"/>
          <w:szCs w:val="28"/>
        </w:rPr>
        <w:t>C</w:t>
      </w:r>
      <w:r w:rsidR="00184AD0" w:rsidRPr="005F652B">
        <w:rPr>
          <w:rFonts w:ascii="Cambria" w:eastAsia="Cambria" w:hAnsi="Cambria"/>
          <w:b/>
          <w:bCs/>
          <w:sz w:val="28"/>
          <w:szCs w:val="28"/>
        </w:rPr>
        <w:t>onfiguration</w:t>
      </w:r>
      <w:bookmarkEnd w:id="13"/>
    </w:p>
    <w:p w14:paraId="41F307F0" w14:textId="609DDCBE" w:rsidR="00F93516" w:rsidRPr="00F93516" w:rsidRDefault="00F93516" w:rsidP="00F93516">
      <w:r w:rsidRPr="00F93516">
        <w:rPr>
          <w:rFonts w:cstheme="minorHAnsi"/>
          <w:b/>
          <w:bCs/>
          <w:sz w:val="24"/>
          <w:szCs w:val="24"/>
        </w:rPr>
        <w:t>IPQualityScore Enrichment</w:t>
      </w:r>
      <w:r w:rsidRPr="00F93516">
        <w:rPr>
          <w:rFonts w:cstheme="minorHAnsi"/>
          <w:sz w:val="24"/>
          <w:szCs w:val="24"/>
        </w:rPr>
        <w:t xml:space="preserve"> </w:t>
      </w:r>
      <w:r w:rsidRPr="00AE0AB8">
        <w:rPr>
          <w:rFonts w:cstheme="minorHAnsi"/>
          <w:b/>
          <w:bCs/>
          <w:sz w:val="24"/>
          <w:szCs w:val="24"/>
        </w:rPr>
        <w:t xml:space="preserve">App </w:t>
      </w:r>
      <w:r>
        <w:rPr>
          <w:rFonts w:cstheme="minorHAnsi"/>
          <w:sz w:val="24"/>
          <w:szCs w:val="24"/>
        </w:rPr>
        <w:t>has the following configuration.</w:t>
      </w:r>
    </w:p>
    <w:p w14:paraId="032CCD5A" w14:textId="19788B2E" w:rsidR="00A01BAF" w:rsidRPr="00591044" w:rsidRDefault="00A01BAF" w:rsidP="00A23CBB">
      <w:pPr>
        <w:pStyle w:val="ListParagraph"/>
        <w:numPr>
          <w:ilvl w:val="0"/>
          <w:numId w:val="10"/>
        </w:numPr>
        <w:autoSpaceDE w:val="0"/>
        <w:autoSpaceDN w:val="0"/>
        <w:adjustRightInd w:val="0"/>
        <w:spacing w:after="0" w:line="240" w:lineRule="auto"/>
        <w:rPr>
          <w:rFonts w:cstheme="minorHAnsi"/>
          <w:b/>
          <w:bCs/>
          <w:sz w:val="24"/>
          <w:szCs w:val="24"/>
        </w:rPr>
      </w:pPr>
      <w:bookmarkStart w:id="14" w:name="_Hlk68174659"/>
      <w:r w:rsidRPr="00591044">
        <w:rPr>
          <w:rFonts w:cstheme="minorHAnsi"/>
          <w:b/>
          <w:bCs/>
          <w:sz w:val="24"/>
          <w:szCs w:val="24"/>
        </w:rPr>
        <w:t>IPQualityS</w:t>
      </w:r>
      <w:r w:rsidR="00935CE4" w:rsidRPr="00591044">
        <w:rPr>
          <w:rFonts w:cstheme="minorHAnsi"/>
          <w:b/>
          <w:bCs/>
          <w:sz w:val="24"/>
          <w:szCs w:val="24"/>
        </w:rPr>
        <w:t>core</w:t>
      </w:r>
      <w:r w:rsidRPr="00591044">
        <w:rPr>
          <w:rFonts w:cstheme="minorHAnsi"/>
          <w:b/>
          <w:bCs/>
          <w:sz w:val="24"/>
          <w:szCs w:val="24"/>
        </w:rPr>
        <w:t xml:space="preserve"> API Key - String</w:t>
      </w:r>
    </w:p>
    <w:p w14:paraId="190FECE0" w14:textId="320586E7" w:rsidR="00591044" w:rsidRPr="00200749" w:rsidRDefault="00A01BAF" w:rsidP="00A23CBB">
      <w:pPr>
        <w:pStyle w:val="ListParagraph"/>
        <w:numPr>
          <w:ilvl w:val="0"/>
          <w:numId w:val="11"/>
        </w:numPr>
        <w:autoSpaceDE w:val="0"/>
        <w:autoSpaceDN w:val="0"/>
        <w:adjustRightInd w:val="0"/>
        <w:spacing w:after="0" w:line="240" w:lineRule="auto"/>
        <w:rPr>
          <w:rFonts w:cstheme="minorHAnsi"/>
          <w:sz w:val="24"/>
          <w:szCs w:val="24"/>
        </w:rPr>
      </w:pPr>
      <w:r w:rsidRPr="00591044">
        <w:rPr>
          <w:rFonts w:eastAsia="Calibri" w:cstheme="minorHAnsi"/>
          <w:sz w:val="24"/>
          <w:szCs w:val="24"/>
        </w:rPr>
        <w:t>API Key provisioned by IPQualityScore.</w:t>
      </w:r>
    </w:p>
    <w:p w14:paraId="191528C2" w14:textId="77777777" w:rsidR="00200749" w:rsidRPr="00550FD0" w:rsidRDefault="00200749" w:rsidP="00550FD0">
      <w:pPr>
        <w:autoSpaceDE w:val="0"/>
        <w:autoSpaceDN w:val="0"/>
        <w:adjustRightInd w:val="0"/>
        <w:spacing w:after="0" w:line="240" w:lineRule="auto"/>
        <w:ind w:left="1080"/>
        <w:rPr>
          <w:rFonts w:cstheme="minorHAnsi"/>
          <w:sz w:val="24"/>
          <w:szCs w:val="24"/>
        </w:rPr>
      </w:pPr>
    </w:p>
    <w:p w14:paraId="5C7BE04D" w14:textId="77777777" w:rsidR="00A01BAF" w:rsidRPr="00591044" w:rsidRDefault="00A01BAF" w:rsidP="00A23CBB">
      <w:pPr>
        <w:pStyle w:val="ListParagraph"/>
        <w:numPr>
          <w:ilvl w:val="0"/>
          <w:numId w:val="10"/>
        </w:numPr>
        <w:autoSpaceDE w:val="0"/>
        <w:autoSpaceDN w:val="0"/>
        <w:adjustRightInd w:val="0"/>
        <w:spacing w:after="0" w:line="240" w:lineRule="auto"/>
        <w:rPr>
          <w:rFonts w:cstheme="minorHAnsi"/>
          <w:sz w:val="24"/>
          <w:szCs w:val="24"/>
        </w:rPr>
      </w:pPr>
      <w:r w:rsidRPr="00591044">
        <w:rPr>
          <w:rFonts w:cstheme="minorHAnsi"/>
          <w:b/>
          <w:bCs/>
          <w:sz w:val="24"/>
          <w:szCs w:val="24"/>
        </w:rPr>
        <w:t>Enrichment Type</w:t>
      </w:r>
      <w:r w:rsidRPr="00591044">
        <w:rPr>
          <w:rFonts w:cstheme="minorHAnsi"/>
          <w:sz w:val="24"/>
          <w:szCs w:val="24"/>
        </w:rPr>
        <w:t xml:space="preserve"> </w:t>
      </w:r>
      <w:proofErr w:type="gramStart"/>
      <w:r w:rsidRPr="00591044">
        <w:rPr>
          <w:rFonts w:cstheme="minorHAnsi"/>
          <w:sz w:val="24"/>
          <w:szCs w:val="24"/>
        </w:rPr>
        <w:t xml:space="preserve">-  </w:t>
      </w:r>
      <w:r w:rsidRPr="00591044">
        <w:rPr>
          <w:rFonts w:cstheme="minorHAnsi"/>
          <w:b/>
          <w:bCs/>
          <w:sz w:val="24"/>
          <w:szCs w:val="24"/>
        </w:rPr>
        <w:t>Dropdown</w:t>
      </w:r>
      <w:proofErr w:type="gramEnd"/>
    </w:p>
    <w:p w14:paraId="369C9A96" w14:textId="0CDB671A" w:rsidR="00E2705F" w:rsidRDefault="00A01BAF" w:rsidP="00E2705F">
      <w:pPr>
        <w:pStyle w:val="ListParagraph"/>
        <w:numPr>
          <w:ilvl w:val="0"/>
          <w:numId w:val="11"/>
        </w:numPr>
        <w:autoSpaceDE w:val="0"/>
        <w:autoSpaceDN w:val="0"/>
        <w:adjustRightInd w:val="0"/>
        <w:spacing w:after="0" w:line="240" w:lineRule="auto"/>
        <w:rPr>
          <w:rFonts w:cstheme="minorHAnsi"/>
          <w:sz w:val="24"/>
          <w:szCs w:val="24"/>
        </w:rPr>
      </w:pPr>
      <w:r w:rsidRPr="00591044">
        <w:rPr>
          <w:rFonts w:cstheme="minorHAnsi"/>
          <w:sz w:val="24"/>
          <w:szCs w:val="24"/>
        </w:rPr>
        <w:t>Dropdown containing “IP Address”, “Email Address” and URL.</w:t>
      </w:r>
    </w:p>
    <w:p w14:paraId="580F0D5C" w14:textId="1BF64384" w:rsidR="00E2705F" w:rsidRPr="00AE0AB8" w:rsidRDefault="00E2705F" w:rsidP="00E2705F">
      <w:pPr>
        <w:pStyle w:val="ListParagraph"/>
        <w:numPr>
          <w:ilvl w:val="0"/>
          <w:numId w:val="11"/>
        </w:numPr>
        <w:autoSpaceDE w:val="0"/>
        <w:autoSpaceDN w:val="0"/>
        <w:adjustRightInd w:val="0"/>
        <w:spacing w:after="0" w:line="240" w:lineRule="auto"/>
        <w:rPr>
          <w:rFonts w:cstheme="minorHAnsi"/>
          <w:sz w:val="24"/>
          <w:szCs w:val="24"/>
        </w:rPr>
      </w:pPr>
      <w:r>
        <w:rPr>
          <w:rFonts w:cstheme="minorHAnsi"/>
          <w:sz w:val="24"/>
          <w:szCs w:val="24"/>
        </w:rPr>
        <w:t xml:space="preserve">Depending on which enrichment type is chosen, different configurations will populate. A full list of configuration options </w:t>
      </w:r>
      <w:proofErr w:type="gramStart"/>
      <w:r>
        <w:rPr>
          <w:rFonts w:cstheme="minorHAnsi"/>
          <w:sz w:val="24"/>
          <w:szCs w:val="24"/>
        </w:rPr>
        <w:t>are</w:t>
      </w:r>
      <w:proofErr w:type="gramEnd"/>
      <w:r>
        <w:rPr>
          <w:rFonts w:cstheme="minorHAnsi"/>
          <w:sz w:val="24"/>
          <w:szCs w:val="24"/>
        </w:rPr>
        <w:t xml:space="preserve"> presented below. </w:t>
      </w:r>
    </w:p>
    <w:p w14:paraId="0A04E247" w14:textId="77777777" w:rsidR="00A85D7D" w:rsidRPr="00AE0AB8" w:rsidRDefault="00A85D7D" w:rsidP="00AE0AB8">
      <w:pPr>
        <w:autoSpaceDE w:val="0"/>
        <w:autoSpaceDN w:val="0"/>
        <w:adjustRightInd w:val="0"/>
        <w:spacing w:after="0" w:line="240" w:lineRule="auto"/>
        <w:rPr>
          <w:rFonts w:cstheme="minorHAnsi"/>
          <w:sz w:val="24"/>
          <w:szCs w:val="24"/>
        </w:rPr>
      </w:pPr>
    </w:p>
    <w:p w14:paraId="50CB7E03" w14:textId="77777777" w:rsidR="00A01BAF" w:rsidRPr="00591044" w:rsidRDefault="00A01BAF" w:rsidP="00A23CBB">
      <w:pPr>
        <w:pStyle w:val="ListParagraph"/>
        <w:numPr>
          <w:ilvl w:val="0"/>
          <w:numId w:val="10"/>
        </w:numPr>
        <w:autoSpaceDE w:val="0"/>
        <w:autoSpaceDN w:val="0"/>
        <w:adjustRightInd w:val="0"/>
        <w:spacing w:after="0" w:line="240" w:lineRule="auto"/>
        <w:rPr>
          <w:rFonts w:cstheme="minorHAnsi"/>
          <w:b/>
          <w:bCs/>
          <w:sz w:val="24"/>
          <w:szCs w:val="24"/>
        </w:rPr>
      </w:pPr>
      <w:r w:rsidRPr="00591044">
        <w:rPr>
          <w:rFonts w:cstheme="minorHAnsi"/>
          <w:b/>
          <w:bCs/>
          <w:sz w:val="24"/>
          <w:szCs w:val="24"/>
        </w:rPr>
        <w:t>IP Address/Email Address/URL - String</w:t>
      </w:r>
    </w:p>
    <w:p w14:paraId="65C692D4" w14:textId="300E7AE1" w:rsidR="00FA0C78" w:rsidRPr="00200749" w:rsidRDefault="00A80083" w:rsidP="00A23CBB">
      <w:pPr>
        <w:pStyle w:val="ListParagraph"/>
        <w:numPr>
          <w:ilvl w:val="0"/>
          <w:numId w:val="11"/>
        </w:numPr>
        <w:autoSpaceDE w:val="0"/>
        <w:autoSpaceDN w:val="0"/>
        <w:adjustRightInd w:val="0"/>
        <w:spacing w:after="0" w:line="240" w:lineRule="auto"/>
        <w:rPr>
          <w:rFonts w:cstheme="minorHAnsi"/>
          <w:sz w:val="24"/>
          <w:szCs w:val="24"/>
        </w:rPr>
      </w:pPr>
      <w:r w:rsidRPr="00591044">
        <w:rPr>
          <w:rFonts w:cstheme="minorHAnsi"/>
          <w:b/>
          <w:bCs/>
          <w:sz w:val="24"/>
          <w:szCs w:val="24"/>
        </w:rPr>
        <w:t xml:space="preserve">Note: </w:t>
      </w:r>
      <w:r w:rsidRPr="00200749">
        <w:rPr>
          <w:rFonts w:cstheme="minorHAnsi"/>
          <w:sz w:val="24"/>
          <w:szCs w:val="24"/>
        </w:rPr>
        <w:t>URL accepts both URL and Domain as inputs</w:t>
      </w:r>
    </w:p>
    <w:p w14:paraId="4D18A0B4" w14:textId="5C105B86" w:rsidR="00A80083" w:rsidRPr="00FA0C78" w:rsidRDefault="00FA0C78" w:rsidP="00FA0C78">
      <w:pPr>
        <w:autoSpaceDE w:val="0"/>
        <w:autoSpaceDN w:val="0"/>
        <w:adjustRightInd w:val="0"/>
        <w:spacing w:after="0" w:line="240" w:lineRule="auto"/>
        <w:ind w:left="720"/>
        <w:rPr>
          <w:rFonts w:cstheme="minorHAnsi"/>
          <w:b/>
          <w:bCs/>
          <w:sz w:val="24"/>
          <w:szCs w:val="24"/>
        </w:rPr>
      </w:pPr>
      <w:r>
        <w:rPr>
          <w:rFonts w:cstheme="minorHAnsi"/>
          <w:b/>
          <w:bCs/>
          <w:noProof/>
          <w:sz w:val="24"/>
          <w:szCs w:val="24"/>
        </w:rPr>
        <w:t xml:space="preserve">    </w:t>
      </w:r>
    </w:p>
    <w:p w14:paraId="1632E4F9" w14:textId="77777777" w:rsidR="00A01BAF" w:rsidRPr="00FA0C78" w:rsidRDefault="00A01BAF" w:rsidP="00A23CBB">
      <w:pPr>
        <w:pStyle w:val="ListParagraph"/>
        <w:numPr>
          <w:ilvl w:val="0"/>
          <w:numId w:val="10"/>
        </w:numPr>
        <w:autoSpaceDE w:val="0"/>
        <w:autoSpaceDN w:val="0"/>
        <w:adjustRightInd w:val="0"/>
        <w:spacing w:after="0" w:line="240" w:lineRule="auto"/>
        <w:rPr>
          <w:rFonts w:cstheme="minorHAnsi"/>
          <w:b/>
          <w:bCs/>
          <w:sz w:val="24"/>
          <w:szCs w:val="24"/>
        </w:rPr>
      </w:pPr>
      <w:r w:rsidRPr="00FA0C78">
        <w:rPr>
          <w:rFonts w:cstheme="minorHAnsi"/>
          <w:b/>
          <w:bCs/>
          <w:sz w:val="24"/>
          <w:szCs w:val="24"/>
        </w:rPr>
        <w:t>Strictness for IP Address – Dropdown, visible when IP Address Enrichment Type is selected (default to 0)</w:t>
      </w:r>
    </w:p>
    <w:p w14:paraId="65E3FF44" w14:textId="2983C994" w:rsidR="00FA0C78" w:rsidRPr="00FA0C78" w:rsidRDefault="00A01BAF" w:rsidP="00A23CBB">
      <w:pPr>
        <w:pStyle w:val="ListParagraph"/>
        <w:numPr>
          <w:ilvl w:val="0"/>
          <w:numId w:val="11"/>
        </w:numPr>
        <w:autoSpaceDE w:val="0"/>
        <w:autoSpaceDN w:val="0"/>
        <w:adjustRightInd w:val="0"/>
        <w:spacing w:after="0" w:line="240" w:lineRule="auto"/>
        <w:rPr>
          <w:rFonts w:cstheme="minorHAnsi"/>
          <w:sz w:val="24"/>
          <w:szCs w:val="24"/>
          <w:shd w:val="clear" w:color="auto" w:fill="FFFFFF"/>
        </w:rPr>
      </w:pPr>
      <w:r w:rsidRPr="00FA0C78">
        <w:rPr>
          <w:rFonts w:cstheme="minorHAnsi"/>
          <w:sz w:val="24"/>
          <w:szCs w:val="24"/>
          <w:shd w:val="clear" w:color="auto" w:fill="FFFFFF"/>
        </w:rPr>
        <w:lastRenderedPageBreak/>
        <w:t>How in depth (strict) do you want this query to be? Higher values take longer to process and may provide a higher false-positive rate. We recommend starting at "0", the lowest strictness setting, and increasing to "1" or "2" depending on your levels of fraud.</w:t>
      </w:r>
    </w:p>
    <w:p w14:paraId="035253C9" w14:textId="77777777" w:rsidR="00A72D8B" w:rsidRPr="007D32E7" w:rsidRDefault="00A72D8B" w:rsidP="00B74F65">
      <w:pPr>
        <w:pStyle w:val="ListParagraph"/>
        <w:autoSpaceDE w:val="0"/>
        <w:autoSpaceDN w:val="0"/>
        <w:adjustRightInd w:val="0"/>
        <w:spacing w:after="0" w:line="240" w:lineRule="auto"/>
        <w:ind w:left="1962"/>
        <w:rPr>
          <w:rFonts w:cstheme="minorHAnsi"/>
          <w:sz w:val="24"/>
          <w:szCs w:val="24"/>
          <w:shd w:val="clear" w:color="auto" w:fill="FFFFFF"/>
        </w:rPr>
      </w:pPr>
    </w:p>
    <w:p w14:paraId="05365C14" w14:textId="77777777" w:rsidR="00A01BAF" w:rsidRPr="00FA0C78" w:rsidRDefault="00A01BAF" w:rsidP="00A23CBB">
      <w:pPr>
        <w:pStyle w:val="ListParagraph"/>
        <w:numPr>
          <w:ilvl w:val="0"/>
          <w:numId w:val="10"/>
        </w:numPr>
        <w:autoSpaceDE w:val="0"/>
        <w:autoSpaceDN w:val="0"/>
        <w:adjustRightInd w:val="0"/>
        <w:spacing w:after="0" w:line="240" w:lineRule="auto"/>
        <w:rPr>
          <w:rFonts w:cstheme="minorHAnsi"/>
          <w:b/>
          <w:bCs/>
          <w:sz w:val="24"/>
          <w:szCs w:val="24"/>
        </w:rPr>
      </w:pPr>
      <w:r w:rsidRPr="00FA0C78">
        <w:rPr>
          <w:rFonts w:cstheme="minorHAnsi"/>
          <w:b/>
          <w:bCs/>
          <w:sz w:val="24"/>
          <w:szCs w:val="24"/>
        </w:rPr>
        <w:t>User Agent - String, visible when IP Address Enrichment Type is selected</w:t>
      </w:r>
    </w:p>
    <w:p w14:paraId="11771754" w14:textId="07270F20" w:rsidR="00A01BAF" w:rsidRPr="00FA0C78" w:rsidRDefault="00A01BAF" w:rsidP="00A23CBB">
      <w:pPr>
        <w:pStyle w:val="ListParagraph"/>
        <w:numPr>
          <w:ilvl w:val="0"/>
          <w:numId w:val="11"/>
        </w:numPr>
        <w:autoSpaceDE w:val="0"/>
        <w:autoSpaceDN w:val="0"/>
        <w:adjustRightInd w:val="0"/>
        <w:spacing w:after="0" w:line="240" w:lineRule="auto"/>
        <w:rPr>
          <w:rFonts w:cstheme="minorHAnsi"/>
          <w:sz w:val="24"/>
          <w:szCs w:val="24"/>
        </w:rPr>
      </w:pPr>
      <w:r w:rsidRPr="00FA0C78">
        <w:rPr>
          <w:rFonts w:cstheme="minorHAnsi"/>
          <w:sz w:val="24"/>
          <w:szCs w:val="24"/>
        </w:rPr>
        <w:t>You can optionally provide the user agent string (browser). This</w:t>
      </w:r>
      <w:r w:rsidR="000E73AB">
        <w:rPr>
          <w:rFonts w:cstheme="minorHAnsi"/>
          <w:sz w:val="24"/>
          <w:szCs w:val="24"/>
        </w:rPr>
        <w:t xml:space="preserve"> enables the app</w:t>
      </w:r>
      <w:r w:rsidR="000E73AB" w:rsidRPr="00FA0C78">
        <w:rPr>
          <w:rFonts w:cstheme="minorHAnsi"/>
          <w:sz w:val="24"/>
          <w:szCs w:val="24"/>
        </w:rPr>
        <w:t xml:space="preserve"> </w:t>
      </w:r>
      <w:r w:rsidRPr="00FA0C78">
        <w:rPr>
          <w:rFonts w:cstheme="minorHAnsi"/>
          <w:sz w:val="24"/>
          <w:szCs w:val="24"/>
        </w:rPr>
        <w:t xml:space="preserve">to run additional checks to see if the user is a bot or running an invalid browser. This </w:t>
      </w:r>
      <w:r w:rsidR="00E2705F">
        <w:rPr>
          <w:rFonts w:cstheme="minorHAnsi"/>
          <w:sz w:val="24"/>
          <w:szCs w:val="24"/>
        </w:rPr>
        <w:t xml:space="preserve">allows the app to </w:t>
      </w:r>
      <w:r w:rsidRPr="00FA0C78">
        <w:rPr>
          <w:rFonts w:cstheme="minorHAnsi"/>
          <w:sz w:val="24"/>
          <w:szCs w:val="24"/>
        </w:rPr>
        <w:t>evaluate the risk of the user as judged in the "</w:t>
      </w:r>
      <w:proofErr w:type="spellStart"/>
      <w:r w:rsidRPr="00FA0C78">
        <w:rPr>
          <w:rFonts w:cstheme="minorHAnsi"/>
          <w:sz w:val="24"/>
          <w:szCs w:val="24"/>
        </w:rPr>
        <w:t>fraud_score</w:t>
      </w:r>
      <w:proofErr w:type="spellEnd"/>
      <w:r w:rsidRPr="00FA0C78">
        <w:rPr>
          <w:rFonts w:cstheme="minorHAnsi"/>
          <w:sz w:val="24"/>
          <w:szCs w:val="24"/>
        </w:rPr>
        <w:t>".</w:t>
      </w:r>
    </w:p>
    <w:p w14:paraId="7F657EA8" w14:textId="77777777" w:rsidR="009F0F69" w:rsidRPr="007D32E7" w:rsidRDefault="009F0F69" w:rsidP="00B74F65">
      <w:pPr>
        <w:pStyle w:val="ListParagraph"/>
        <w:autoSpaceDE w:val="0"/>
        <w:autoSpaceDN w:val="0"/>
        <w:adjustRightInd w:val="0"/>
        <w:spacing w:after="0" w:line="240" w:lineRule="auto"/>
        <w:ind w:left="1962"/>
        <w:rPr>
          <w:rFonts w:cstheme="minorHAnsi"/>
          <w:sz w:val="24"/>
          <w:szCs w:val="24"/>
        </w:rPr>
      </w:pPr>
    </w:p>
    <w:p w14:paraId="20C69D80" w14:textId="77777777" w:rsidR="00A01BAF" w:rsidRPr="00FA0C78" w:rsidRDefault="00A01BAF" w:rsidP="00A23CBB">
      <w:pPr>
        <w:pStyle w:val="ListParagraph"/>
        <w:numPr>
          <w:ilvl w:val="0"/>
          <w:numId w:val="10"/>
        </w:numPr>
        <w:autoSpaceDE w:val="0"/>
        <w:autoSpaceDN w:val="0"/>
        <w:adjustRightInd w:val="0"/>
        <w:spacing w:after="0" w:line="240" w:lineRule="auto"/>
        <w:rPr>
          <w:rFonts w:cstheme="minorHAnsi"/>
          <w:b/>
          <w:bCs/>
          <w:sz w:val="24"/>
          <w:szCs w:val="24"/>
        </w:rPr>
      </w:pPr>
      <w:r w:rsidRPr="00FA0C78">
        <w:rPr>
          <w:rFonts w:cstheme="minorHAnsi"/>
          <w:b/>
          <w:bCs/>
          <w:sz w:val="24"/>
          <w:szCs w:val="24"/>
        </w:rPr>
        <w:t xml:space="preserve">User Language </w:t>
      </w:r>
      <w:proofErr w:type="gramStart"/>
      <w:r w:rsidRPr="00FA0C78">
        <w:rPr>
          <w:rFonts w:cstheme="minorHAnsi"/>
          <w:b/>
          <w:bCs/>
          <w:sz w:val="24"/>
          <w:szCs w:val="24"/>
        </w:rPr>
        <w:t>-  String</w:t>
      </w:r>
      <w:proofErr w:type="gramEnd"/>
      <w:r w:rsidRPr="00FA0C78">
        <w:rPr>
          <w:rFonts w:cstheme="minorHAnsi"/>
          <w:b/>
          <w:bCs/>
          <w:sz w:val="24"/>
          <w:szCs w:val="24"/>
        </w:rPr>
        <w:t>, visible when IP Address Enrichment Type is selected</w:t>
      </w:r>
    </w:p>
    <w:p w14:paraId="7E9502E0" w14:textId="2D3A6A2C" w:rsidR="00A01BAF" w:rsidRPr="00FA0C78" w:rsidRDefault="00A01BAF" w:rsidP="00A23CBB">
      <w:pPr>
        <w:pStyle w:val="ListParagraph"/>
        <w:numPr>
          <w:ilvl w:val="0"/>
          <w:numId w:val="11"/>
        </w:numPr>
        <w:autoSpaceDE w:val="0"/>
        <w:autoSpaceDN w:val="0"/>
        <w:adjustRightInd w:val="0"/>
        <w:spacing w:after="0" w:line="240" w:lineRule="auto"/>
        <w:rPr>
          <w:rFonts w:cstheme="minorHAnsi"/>
          <w:sz w:val="24"/>
          <w:szCs w:val="24"/>
        </w:rPr>
      </w:pPr>
      <w:r w:rsidRPr="00FA0C78">
        <w:rPr>
          <w:rFonts w:cstheme="minorHAnsi"/>
          <w:sz w:val="24"/>
          <w:szCs w:val="24"/>
        </w:rPr>
        <w:t xml:space="preserve">You can optionally provide </w:t>
      </w:r>
      <w:r w:rsidR="00E2705F">
        <w:rPr>
          <w:rFonts w:cstheme="minorHAnsi"/>
          <w:sz w:val="24"/>
          <w:szCs w:val="24"/>
        </w:rPr>
        <w:t>the app</w:t>
      </w:r>
      <w:r w:rsidR="00E2705F" w:rsidRPr="00FA0C78">
        <w:rPr>
          <w:rFonts w:cstheme="minorHAnsi"/>
          <w:sz w:val="24"/>
          <w:szCs w:val="24"/>
        </w:rPr>
        <w:t xml:space="preserve"> </w:t>
      </w:r>
      <w:r w:rsidRPr="00FA0C78">
        <w:rPr>
          <w:rFonts w:cstheme="minorHAnsi"/>
          <w:sz w:val="24"/>
          <w:szCs w:val="24"/>
        </w:rPr>
        <w:t xml:space="preserve">with the user's language header. This allows </w:t>
      </w:r>
      <w:r w:rsidR="00E2705F">
        <w:rPr>
          <w:rFonts w:cstheme="minorHAnsi"/>
          <w:sz w:val="24"/>
          <w:szCs w:val="24"/>
        </w:rPr>
        <w:t>the app</w:t>
      </w:r>
      <w:r w:rsidR="00E2705F" w:rsidRPr="00FA0C78">
        <w:rPr>
          <w:rFonts w:cstheme="minorHAnsi"/>
          <w:sz w:val="24"/>
          <w:szCs w:val="24"/>
        </w:rPr>
        <w:t xml:space="preserve"> </w:t>
      </w:r>
      <w:r w:rsidRPr="00FA0C78">
        <w:rPr>
          <w:rFonts w:cstheme="minorHAnsi"/>
          <w:sz w:val="24"/>
          <w:szCs w:val="24"/>
        </w:rPr>
        <w:t>to evaluate the risk of the user as judged in the "</w:t>
      </w:r>
      <w:proofErr w:type="spellStart"/>
      <w:r w:rsidRPr="00FA0C78">
        <w:rPr>
          <w:rFonts w:cstheme="minorHAnsi"/>
          <w:sz w:val="24"/>
          <w:szCs w:val="24"/>
        </w:rPr>
        <w:t>fraud_score</w:t>
      </w:r>
      <w:proofErr w:type="spellEnd"/>
      <w:r w:rsidRPr="00FA0C78">
        <w:rPr>
          <w:rFonts w:cstheme="minorHAnsi"/>
          <w:sz w:val="24"/>
          <w:szCs w:val="24"/>
        </w:rPr>
        <w:t>".</w:t>
      </w:r>
    </w:p>
    <w:p w14:paraId="1680D757" w14:textId="77777777" w:rsidR="009F0F69" w:rsidRPr="007D32E7" w:rsidRDefault="009F0F69" w:rsidP="00B74F65">
      <w:pPr>
        <w:pStyle w:val="ListParagraph"/>
        <w:autoSpaceDE w:val="0"/>
        <w:autoSpaceDN w:val="0"/>
        <w:adjustRightInd w:val="0"/>
        <w:spacing w:after="0" w:line="240" w:lineRule="auto"/>
        <w:ind w:left="1962"/>
        <w:rPr>
          <w:rFonts w:cstheme="minorHAnsi"/>
          <w:sz w:val="24"/>
          <w:szCs w:val="24"/>
        </w:rPr>
      </w:pPr>
    </w:p>
    <w:p w14:paraId="359C413D" w14:textId="77777777" w:rsidR="00A01BAF" w:rsidRPr="00FA0C78" w:rsidRDefault="00A01BAF" w:rsidP="00A23CBB">
      <w:pPr>
        <w:pStyle w:val="ListParagraph"/>
        <w:numPr>
          <w:ilvl w:val="0"/>
          <w:numId w:val="10"/>
        </w:numPr>
        <w:autoSpaceDE w:val="0"/>
        <w:autoSpaceDN w:val="0"/>
        <w:adjustRightInd w:val="0"/>
        <w:spacing w:after="0" w:line="240" w:lineRule="auto"/>
        <w:rPr>
          <w:rFonts w:cstheme="minorHAnsi"/>
          <w:b/>
          <w:bCs/>
          <w:sz w:val="24"/>
          <w:szCs w:val="24"/>
        </w:rPr>
      </w:pPr>
      <w:r w:rsidRPr="00FA0C78">
        <w:rPr>
          <w:rFonts w:cstheme="minorHAnsi"/>
          <w:b/>
          <w:bCs/>
          <w:sz w:val="24"/>
          <w:szCs w:val="24"/>
        </w:rPr>
        <w:t>Fast for IP Address - Boolean Dropdown, visible when IP Address Enrichment Type is selected</w:t>
      </w:r>
    </w:p>
    <w:p w14:paraId="467F905C" w14:textId="0A4D636B" w:rsidR="00A01BAF" w:rsidRPr="00FA0C78" w:rsidRDefault="00A01BAF" w:rsidP="00A23CBB">
      <w:pPr>
        <w:pStyle w:val="ListParagraph"/>
        <w:numPr>
          <w:ilvl w:val="0"/>
          <w:numId w:val="11"/>
        </w:numPr>
        <w:autoSpaceDE w:val="0"/>
        <w:autoSpaceDN w:val="0"/>
        <w:adjustRightInd w:val="0"/>
        <w:spacing w:after="0" w:line="240" w:lineRule="auto"/>
        <w:rPr>
          <w:rFonts w:cstheme="minorHAnsi"/>
          <w:sz w:val="24"/>
          <w:szCs w:val="24"/>
        </w:rPr>
      </w:pPr>
      <w:r w:rsidRPr="00FA0C78">
        <w:rPr>
          <w:rFonts w:cstheme="minorHAnsi"/>
          <w:sz w:val="24"/>
          <w:szCs w:val="24"/>
          <w:shd w:val="clear" w:color="auto" w:fill="FFFFFF"/>
        </w:rPr>
        <w:t xml:space="preserve">When this parameter is </w:t>
      </w:r>
      <w:proofErr w:type="gramStart"/>
      <w:r w:rsidRPr="00FA0C78">
        <w:rPr>
          <w:rFonts w:cstheme="minorHAnsi"/>
          <w:sz w:val="24"/>
          <w:szCs w:val="24"/>
          <w:shd w:val="clear" w:color="auto" w:fill="FFFFFF"/>
        </w:rPr>
        <w:t>enabled</w:t>
      </w:r>
      <w:proofErr w:type="gramEnd"/>
      <w:r w:rsidRPr="00FA0C78">
        <w:rPr>
          <w:rFonts w:cstheme="minorHAnsi"/>
          <w:sz w:val="24"/>
          <w:szCs w:val="24"/>
          <w:shd w:val="clear" w:color="auto" w:fill="FFFFFF"/>
        </w:rPr>
        <w:t xml:space="preserve"> </w:t>
      </w:r>
      <w:r w:rsidR="00FD35B6">
        <w:rPr>
          <w:rFonts w:cstheme="minorHAnsi"/>
          <w:sz w:val="24"/>
          <w:szCs w:val="24"/>
          <w:shd w:val="clear" w:color="auto" w:fill="FFFFFF"/>
        </w:rPr>
        <w:t>the</w:t>
      </w:r>
      <w:r w:rsidR="00FD35B6" w:rsidRPr="00FA0C78">
        <w:rPr>
          <w:rFonts w:cstheme="minorHAnsi"/>
          <w:sz w:val="24"/>
          <w:szCs w:val="24"/>
          <w:shd w:val="clear" w:color="auto" w:fill="FFFFFF"/>
        </w:rPr>
        <w:t xml:space="preserve"> </w:t>
      </w:r>
      <w:r w:rsidRPr="00FA0C78">
        <w:rPr>
          <w:rFonts w:cstheme="minorHAnsi"/>
          <w:sz w:val="24"/>
          <w:szCs w:val="24"/>
          <w:shd w:val="clear" w:color="auto" w:fill="FFFFFF"/>
        </w:rPr>
        <w:t>API will not perform certain forensic checks that take longer to process. Enabling this feature greatly increases the API speed without much impact on accuracy. This option is intended for services that require decision making in a time sensitive manner and can be used for any strictness level.</w:t>
      </w:r>
    </w:p>
    <w:p w14:paraId="7B694C1F" w14:textId="77777777" w:rsidR="009F0F69" w:rsidRPr="007D32E7" w:rsidRDefault="009F0F69" w:rsidP="00B74F65">
      <w:pPr>
        <w:pStyle w:val="ListParagraph"/>
        <w:autoSpaceDE w:val="0"/>
        <w:autoSpaceDN w:val="0"/>
        <w:adjustRightInd w:val="0"/>
        <w:spacing w:after="0" w:line="240" w:lineRule="auto"/>
        <w:ind w:left="1962"/>
        <w:rPr>
          <w:rFonts w:cstheme="minorHAnsi"/>
          <w:sz w:val="24"/>
          <w:szCs w:val="24"/>
        </w:rPr>
      </w:pPr>
    </w:p>
    <w:p w14:paraId="26D1F30A" w14:textId="77777777" w:rsidR="00A01BAF" w:rsidRPr="00FA0C78" w:rsidRDefault="00A01BAF" w:rsidP="00A23CBB">
      <w:pPr>
        <w:pStyle w:val="ListParagraph"/>
        <w:numPr>
          <w:ilvl w:val="0"/>
          <w:numId w:val="10"/>
        </w:numPr>
        <w:autoSpaceDE w:val="0"/>
        <w:autoSpaceDN w:val="0"/>
        <w:adjustRightInd w:val="0"/>
        <w:spacing w:after="0" w:line="240" w:lineRule="auto"/>
        <w:rPr>
          <w:rFonts w:cstheme="minorHAnsi"/>
          <w:b/>
          <w:bCs/>
          <w:sz w:val="24"/>
          <w:szCs w:val="24"/>
        </w:rPr>
      </w:pPr>
      <w:r w:rsidRPr="00FA0C78">
        <w:rPr>
          <w:rFonts w:cstheme="minorHAnsi"/>
          <w:b/>
          <w:bCs/>
          <w:sz w:val="24"/>
          <w:szCs w:val="24"/>
        </w:rPr>
        <w:t>Mobile - Boolean Dropdown, visible when IP Address Enrichment Type is selected</w:t>
      </w:r>
    </w:p>
    <w:p w14:paraId="7F3D9B61" w14:textId="77777777" w:rsidR="00FD35B6" w:rsidRPr="00AE0AB8" w:rsidRDefault="00A01BAF" w:rsidP="00A23CBB">
      <w:pPr>
        <w:pStyle w:val="ListParagraph"/>
        <w:numPr>
          <w:ilvl w:val="0"/>
          <w:numId w:val="11"/>
        </w:numPr>
        <w:autoSpaceDE w:val="0"/>
        <w:autoSpaceDN w:val="0"/>
        <w:adjustRightInd w:val="0"/>
        <w:spacing w:after="0" w:line="240" w:lineRule="auto"/>
        <w:rPr>
          <w:rFonts w:cstheme="minorHAnsi"/>
          <w:sz w:val="24"/>
          <w:szCs w:val="24"/>
        </w:rPr>
      </w:pPr>
      <w:r w:rsidRPr="00FA0C78">
        <w:rPr>
          <w:rFonts w:cstheme="minorHAnsi"/>
          <w:sz w:val="24"/>
          <w:szCs w:val="24"/>
          <w:shd w:val="clear" w:color="auto" w:fill="FFFFFF"/>
        </w:rPr>
        <w:t xml:space="preserve">You can optionally specify that this lookup should be treated as a mobile device. Recommended for mobile lookups that do not have a user agent attached to the request. </w:t>
      </w:r>
    </w:p>
    <w:p w14:paraId="5F658366" w14:textId="36A1FB97" w:rsidR="00A01BAF" w:rsidRPr="00FA0C78" w:rsidRDefault="00A01BAF" w:rsidP="00AE0AB8">
      <w:pPr>
        <w:pStyle w:val="ListParagraph"/>
        <w:numPr>
          <w:ilvl w:val="1"/>
          <w:numId w:val="11"/>
        </w:numPr>
        <w:autoSpaceDE w:val="0"/>
        <w:autoSpaceDN w:val="0"/>
        <w:adjustRightInd w:val="0"/>
        <w:spacing w:after="0" w:line="240" w:lineRule="auto"/>
        <w:rPr>
          <w:rFonts w:cstheme="minorHAnsi"/>
          <w:sz w:val="24"/>
          <w:szCs w:val="24"/>
        </w:rPr>
      </w:pPr>
      <w:r w:rsidRPr="00FA0C78">
        <w:rPr>
          <w:rFonts w:cstheme="minorHAnsi"/>
          <w:sz w:val="24"/>
          <w:szCs w:val="24"/>
          <w:shd w:val="clear" w:color="auto" w:fill="FFFFFF"/>
        </w:rPr>
        <w:t>NOTE: This can cause unexpected and abnormal results if the device is not a mobile device.</w:t>
      </w:r>
    </w:p>
    <w:p w14:paraId="647B133C" w14:textId="77777777" w:rsidR="009F0F69" w:rsidRPr="007D32E7" w:rsidRDefault="009F0F69" w:rsidP="00B74F65">
      <w:pPr>
        <w:pStyle w:val="ListParagraph"/>
        <w:autoSpaceDE w:val="0"/>
        <w:autoSpaceDN w:val="0"/>
        <w:adjustRightInd w:val="0"/>
        <w:spacing w:after="0" w:line="240" w:lineRule="auto"/>
        <w:ind w:left="1962"/>
        <w:rPr>
          <w:rFonts w:cstheme="minorHAnsi"/>
          <w:sz w:val="24"/>
          <w:szCs w:val="24"/>
        </w:rPr>
      </w:pPr>
    </w:p>
    <w:p w14:paraId="546EC5CE" w14:textId="77777777" w:rsidR="00A01BAF" w:rsidRPr="00FA0C78" w:rsidRDefault="00A01BAF" w:rsidP="00A23CBB">
      <w:pPr>
        <w:pStyle w:val="ListParagraph"/>
        <w:numPr>
          <w:ilvl w:val="0"/>
          <w:numId w:val="10"/>
        </w:numPr>
        <w:autoSpaceDE w:val="0"/>
        <w:autoSpaceDN w:val="0"/>
        <w:adjustRightInd w:val="0"/>
        <w:spacing w:after="0" w:line="240" w:lineRule="auto"/>
        <w:rPr>
          <w:rFonts w:cstheme="minorHAnsi"/>
          <w:b/>
          <w:bCs/>
          <w:sz w:val="24"/>
          <w:szCs w:val="24"/>
        </w:rPr>
      </w:pPr>
      <w:r w:rsidRPr="00FA0C78">
        <w:rPr>
          <w:rFonts w:cstheme="minorHAnsi"/>
          <w:b/>
          <w:bCs/>
          <w:sz w:val="24"/>
          <w:szCs w:val="24"/>
          <w:shd w:val="clear" w:color="auto" w:fill="FFFFFF"/>
        </w:rPr>
        <w:t xml:space="preserve">Allow Public Access Points </w:t>
      </w:r>
      <w:r w:rsidRPr="00FA0C78">
        <w:rPr>
          <w:rFonts w:cstheme="minorHAnsi"/>
          <w:b/>
          <w:bCs/>
          <w:sz w:val="24"/>
          <w:szCs w:val="24"/>
        </w:rPr>
        <w:t>- Boolean Dropdown, visible when IP Address Enrichment Type is selected</w:t>
      </w:r>
    </w:p>
    <w:p w14:paraId="38A7634D" w14:textId="609DDF14" w:rsidR="00A01BAF" w:rsidRPr="00FA0C78" w:rsidRDefault="00A01BAF" w:rsidP="00A23CBB">
      <w:pPr>
        <w:pStyle w:val="ListParagraph"/>
        <w:numPr>
          <w:ilvl w:val="0"/>
          <w:numId w:val="11"/>
        </w:numPr>
        <w:autoSpaceDE w:val="0"/>
        <w:autoSpaceDN w:val="0"/>
        <w:adjustRightInd w:val="0"/>
        <w:spacing w:after="0" w:line="240" w:lineRule="auto"/>
        <w:rPr>
          <w:rFonts w:cstheme="minorHAnsi"/>
          <w:sz w:val="24"/>
          <w:szCs w:val="24"/>
        </w:rPr>
      </w:pPr>
      <w:r w:rsidRPr="00FA0C78">
        <w:rPr>
          <w:rFonts w:cstheme="minorHAnsi"/>
          <w:sz w:val="24"/>
          <w:szCs w:val="24"/>
          <w:shd w:val="clear" w:color="auto" w:fill="FFFFFF"/>
        </w:rPr>
        <w:t>Bypasses certain checks for IP addresses from education and research institutions, schools, and some corporate connections to better accommodate audiences that frequently use public connections.</w:t>
      </w:r>
    </w:p>
    <w:p w14:paraId="2383ECE4" w14:textId="77777777" w:rsidR="009F0F69" w:rsidRPr="007D32E7" w:rsidRDefault="009F0F69" w:rsidP="00B74F65">
      <w:pPr>
        <w:pStyle w:val="ListParagraph"/>
        <w:autoSpaceDE w:val="0"/>
        <w:autoSpaceDN w:val="0"/>
        <w:adjustRightInd w:val="0"/>
        <w:spacing w:after="0" w:line="240" w:lineRule="auto"/>
        <w:ind w:left="1962"/>
        <w:rPr>
          <w:rFonts w:cstheme="minorHAnsi"/>
          <w:sz w:val="24"/>
          <w:szCs w:val="24"/>
        </w:rPr>
      </w:pPr>
    </w:p>
    <w:p w14:paraId="0899574B" w14:textId="77777777" w:rsidR="00A01BAF" w:rsidRPr="00FA0C78" w:rsidRDefault="00A01BAF" w:rsidP="00A23CBB">
      <w:pPr>
        <w:pStyle w:val="ListParagraph"/>
        <w:numPr>
          <w:ilvl w:val="0"/>
          <w:numId w:val="10"/>
        </w:numPr>
        <w:autoSpaceDE w:val="0"/>
        <w:autoSpaceDN w:val="0"/>
        <w:adjustRightInd w:val="0"/>
        <w:spacing w:after="0" w:line="240" w:lineRule="auto"/>
        <w:rPr>
          <w:rFonts w:cstheme="minorHAnsi"/>
          <w:b/>
          <w:bCs/>
          <w:sz w:val="24"/>
          <w:szCs w:val="24"/>
        </w:rPr>
      </w:pPr>
      <w:r w:rsidRPr="00FA0C78">
        <w:rPr>
          <w:rFonts w:cstheme="minorHAnsi"/>
          <w:b/>
          <w:bCs/>
          <w:sz w:val="24"/>
          <w:szCs w:val="24"/>
        </w:rPr>
        <w:t>Lighter Penalties- Boolean Dropdown, visible when IP Address Enrichment Type is selected</w:t>
      </w:r>
    </w:p>
    <w:p w14:paraId="7DB6954F" w14:textId="55EBC43E" w:rsidR="00A01BAF" w:rsidRPr="00FA0C78" w:rsidRDefault="00A01BAF" w:rsidP="00A23CBB">
      <w:pPr>
        <w:pStyle w:val="ListParagraph"/>
        <w:numPr>
          <w:ilvl w:val="0"/>
          <w:numId w:val="11"/>
        </w:numPr>
        <w:autoSpaceDE w:val="0"/>
        <w:autoSpaceDN w:val="0"/>
        <w:adjustRightInd w:val="0"/>
        <w:spacing w:after="0" w:line="240" w:lineRule="auto"/>
        <w:rPr>
          <w:rFonts w:cstheme="minorHAnsi"/>
          <w:sz w:val="24"/>
          <w:szCs w:val="24"/>
        </w:rPr>
      </w:pPr>
      <w:r w:rsidRPr="00FA0C78">
        <w:rPr>
          <w:rFonts w:cstheme="minorHAnsi"/>
          <w:sz w:val="24"/>
          <w:szCs w:val="24"/>
          <w:shd w:val="clear" w:color="auto" w:fill="FFFFFF"/>
        </w:rPr>
        <w:t xml:space="preserve">Is your scoring too strict? Enable this setting to lower detection rates and Fraud Scores for mixed quality IP addresses. If you experience any </w:t>
      </w:r>
      <w:proofErr w:type="gramStart"/>
      <w:r w:rsidR="00FD35B6" w:rsidRPr="00FA0C78">
        <w:rPr>
          <w:rFonts w:cstheme="minorHAnsi"/>
          <w:sz w:val="24"/>
          <w:szCs w:val="24"/>
          <w:shd w:val="clear" w:color="auto" w:fill="FFFFFF"/>
        </w:rPr>
        <w:t>false</w:t>
      </w:r>
      <w:proofErr w:type="gramEnd"/>
      <w:r w:rsidR="00FD35B6" w:rsidRPr="00FA0C78">
        <w:rPr>
          <w:rFonts w:cstheme="minorHAnsi"/>
          <w:sz w:val="24"/>
          <w:szCs w:val="24"/>
          <w:shd w:val="clear" w:color="auto" w:fill="FFFFFF"/>
        </w:rPr>
        <w:t xml:space="preserve"> positives</w:t>
      </w:r>
      <w:r w:rsidRPr="00FA0C78">
        <w:rPr>
          <w:rFonts w:cstheme="minorHAnsi"/>
          <w:sz w:val="24"/>
          <w:szCs w:val="24"/>
          <w:shd w:val="clear" w:color="auto" w:fill="FFFFFF"/>
        </w:rPr>
        <w:t xml:space="preserve"> with your traffic then enabling this feature will provide better results.</w:t>
      </w:r>
    </w:p>
    <w:p w14:paraId="4E9DF495" w14:textId="77777777" w:rsidR="009F0F69" w:rsidRPr="007D32E7" w:rsidRDefault="009F0F69" w:rsidP="00B74F65">
      <w:pPr>
        <w:pStyle w:val="ListParagraph"/>
        <w:autoSpaceDE w:val="0"/>
        <w:autoSpaceDN w:val="0"/>
        <w:adjustRightInd w:val="0"/>
        <w:spacing w:after="0" w:line="240" w:lineRule="auto"/>
        <w:ind w:left="1962"/>
        <w:rPr>
          <w:rFonts w:cstheme="minorHAnsi"/>
          <w:sz w:val="24"/>
          <w:szCs w:val="24"/>
        </w:rPr>
      </w:pPr>
    </w:p>
    <w:p w14:paraId="608AF953" w14:textId="77777777" w:rsidR="00A01BAF" w:rsidRPr="00FA0C78" w:rsidRDefault="00A01BAF" w:rsidP="00A23CBB">
      <w:pPr>
        <w:pStyle w:val="ListParagraph"/>
        <w:numPr>
          <w:ilvl w:val="0"/>
          <w:numId w:val="10"/>
        </w:numPr>
        <w:autoSpaceDE w:val="0"/>
        <w:autoSpaceDN w:val="0"/>
        <w:adjustRightInd w:val="0"/>
        <w:spacing w:after="0" w:line="240" w:lineRule="auto"/>
        <w:rPr>
          <w:rFonts w:cstheme="minorHAnsi"/>
          <w:b/>
          <w:bCs/>
          <w:sz w:val="24"/>
          <w:szCs w:val="24"/>
        </w:rPr>
      </w:pPr>
      <w:r w:rsidRPr="00FA0C78">
        <w:rPr>
          <w:rFonts w:cstheme="minorHAnsi"/>
          <w:b/>
          <w:bCs/>
          <w:sz w:val="24"/>
          <w:szCs w:val="24"/>
        </w:rPr>
        <w:t>Strictness for Email Address - Dropdown, visible when Email Address Enrichment Type is selected (default to 0)</w:t>
      </w:r>
    </w:p>
    <w:p w14:paraId="4E8BC848" w14:textId="4FB3B048" w:rsidR="00A01BAF" w:rsidRPr="00FA0C78" w:rsidRDefault="00A01BAF" w:rsidP="00A23CBB">
      <w:pPr>
        <w:pStyle w:val="ListParagraph"/>
        <w:numPr>
          <w:ilvl w:val="0"/>
          <w:numId w:val="11"/>
        </w:numPr>
        <w:autoSpaceDE w:val="0"/>
        <w:autoSpaceDN w:val="0"/>
        <w:adjustRightInd w:val="0"/>
        <w:spacing w:after="0" w:line="240" w:lineRule="auto"/>
        <w:rPr>
          <w:rFonts w:cstheme="minorHAnsi"/>
          <w:b/>
          <w:bCs/>
          <w:sz w:val="24"/>
          <w:szCs w:val="24"/>
        </w:rPr>
      </w:pPr>
      <w:r w:rsidRPr="00FA0C78">
        <w:rPr>
          <w:rFonts w:cstheme="minorHAnsi"/>
          <w:sz w:val="24"/>
          <w:szCs w:val="24"/>
          <w:shd w:val="clear" w:color="auto" w:fill="FFFFFF"/>
        </w:rPr>
        <w:t xml:space="preserve">Sets how strictly spam traps and honeypots are detected by our system, depending on how comfortable you are with identifying emails suspected of </w:t>
      </w:r>
      <w:r w:rsidRPr="00FA0C78">
        <w:rPr>
          <w:rFonts w:cstheme="minorHAnsi"/>
          <w:sz w:val="24"/>
          <w:szCs w:val="24"/>
          <w:shd w:val="clear" w:color="auto" w:fill="FFFFFF"/>
        </w:rPr>
        <w:lastRenderedPageBreak/>
        <w:t>being a spam trap. 0 is the lowest level which will only return spam traps with high confidence. Strictness levels above 0 will return increasingly more strict results, with level 2 providing the greatest detection rates.</w:t>
      </w:r>
    </w:p>
    <w:p w14:paraId="12265066" w14:textId="77777777" w:rsidR="009F0F69" w:rsidRPr="007D32E7" w:rsidRDefault="009F0F69" w:rsidP="00B74F65">
      <w:pPr>
        <w:pStyle w:val="ListParagraph"/>
        <w:autoSpaceDE w:val="0"/>
        <w:autoSpaceDN w:val="0"/>
        <w:adjustRightInd w:val="0"/>
        <w:spacing w:after="0" w:line="240" w:lineRule="auto"/>
        <w:ind w:left="1962"/>
        <w:rPr>
          <w:rFonts w:cstheme="minorHAnsi"/>
          <w:b/>
          <w:bCs/>
          <w:sz w:val="24"/>
          <w:szCs w:val="24"/>
        </w:rPr>
      </w:pPr>
    </w:p>
    <w:p w14:paraId="638F57E8" w14:textId="77777777" w:rsidR="00A01BAF" w:rsidRPr="00FA0C78" w:rsidRDefault="00A01BAF" w:rsidP="00A23CBB">
      <w:pPr>
        <w:pStyle w:val="ListParagraph"/>
        <w:numPr>
          <w:ilvl w:val="0"/>
          <w:numId w:val="10"/>
        </w:numPr>
        <w:autoSpaceDE w:val="0"/>
        <w:autoSpaceDN w:val="0"/>
        <w:adjustRightInd w:val="0"/>
        <w:spacing w:after="0" w:line="240" w:lineRule="auto"/>
        <w:rPr>
          <w:rFonts w:cstheme="minorHAnsi"/>
          <w:b/>
          <w:bCs/>
          <w:sz w:val="24"/>
          <w:szCs w:val="24"/>
        </w:rPr>
      </w:pPr>
      <w:r w:rsidRPr="00FA0C78">
        <w:rPr>
          <w:rFonts w:cstheme="minorHAnsi"/>
          <w:b/>
          <w:bCs/>
          <w:sz w:val="24"/>
          <w:szCs w:val="24"/>
        </w:rPr>
        <w:t>Fast for Email Address - Boolean Dropdown, visible when Email Address Enrichment Type is selected</w:t>
      </w:r>
    </w:p>
    <w:p w14:paraId="7B713B23" w14:textId="50D461D7" w:rsidR="00097666" w:rsidRPr="007D32E7" w:rsidRDefault="00A01BAF" w:rsidP="00A23CBB">
      <w:pPr>
        <w:pStyle w:val="ListParagraph"/>
        <w:numPr>
          <w:ilvl w:val="0"/>
          <w:numId w:val="11"/>
        </w:numPr>
        <w:autoSpaceDE w:val="0"/>
        <w:autoSpaceDN w:val="0"/>
        <w:adjustRightInd w:val="0"/>
        <w:spacing w:after="0" w:line="240" w:lineRule="auto"/>
        <w:rPr>
          <w:rFonts w:cstheme="minorHAnsi"/>
          <w:b/>
          <w:bCs/>
          <w:sz w:val="24"/>
          <w:szCs w:val="24"/>
        </w:rPr>
      </w:pPr>
      <w:r w:rsidRPr="007D32E7">
        <w:rPr>
          <w:rFonts w:cstheme="minorHAnsi"/>
          <w:sz w:val="24"/>
          <w:szCs w:val="24"/>
          <w:shd w:val="clear" w:color="auto" w:fill="FFFFFF"/>
        </w:rPr>
        <w:t xml:space="preserve">When this parameter is </w:t>
      </w:r>
      <w:proofErr w:type="gramStart"/>
      <w:r w:rsidRPr="007D32E7">
        <w:rPr>
          <w:rFonts w:cstheme="minorHAnsi"/>
          <w:sz w:val="24"/>
          <w:szCs w:val="24"/>
          <w:shd w:val="clear" w:color="auto" w:fill="FFFFFF"/>
        </w:rPr>
        <w:t>enabled</w:t>
      </w:r>
      <w:proofErr w:type="gramEnd"/>
      <w:r w:rsidRPr="007D32E7">
        <w:rPr>
          <w:rFonts w:cstheme="minorHAnsi"/>
          <w:sz w:val="24"/>
          <w:szCs w:val="24"/>
          <w:shd w:val="clear" w:color="auto" w:fill="FFFFFF"/>
        </w:rPr>
        <w:t xml:space="preserve"> </w:t>
      </w:r>
      <w:r w:rsidR="00FD35B6">
        <w:rPr>
          <w:rFonts w:cstheme="minorHAnsi"/>
          <w:sz w:val="24"/>
          <w:szCs w:val="24"/>
          <w:shd w:val="clear" w:color="auto" w:fill="FFFFFF"/>
        </w:rPr>
        <w:t>the</w:t>
      </w:r>
      <w:r w:rsidR="00FD35B6" w:rsidRPr="007D32E7">
        <w:rPr>
          <w:rFonts w:cstheme="minorHAnsi"/>
          <w:sz w:val="24"/>
          <w:szCs w:val="24"/>
          <w:shd w:val="clear" w:color="auto" w:fill="FFFFFF"/>
        </w:rPr>
        <w:t xml:space="preserve"> </w:t>
      </w:r>
      <w:r w:rsidRPr="007D32E7">
        <w:rPr>
          <w:rFonts w:cstheme="minorHAnsi"/>
          <w:sz w:val="24"/>
          <w:szCs w:val="24"/>
          <w:shd w:val="clear" w:color="auto" w:fill="FFFFFF"/>
        </w:rPr>
        <w:t>API will not perform an SMTP check with the mail service provider, which greatly increases the API speed. Syntax and DNS checks are still performed on the email address as well as our disposable email detection service. This option is intended for services that require decision making in a time sensitive manner.</w:t>
      </w:r>
    </w:p>
    <w:p w14:paraId="2DB79680" w14:textId="77777777" w:rsidR="00097666" w:rsidRPr="007D32E7" w:rsidRDefault="00097666" w:rsidP="00B74F65">
      <w:pPr>
        <w:pStyle w:val="ListParagraph"/>
        <w:autoSpaceDE w:val="0"/>
        <w:autoSpaceDN w:val="0"/>
        <w:adjustRightInd w:val="0"/>
        <w:spacing w:after="0" w:line="240" w:lineRule="auto"/>
        <w:ind w:left="1962"/>
        <w:rPr>
          <w:rFonts w:cstheme="minorHAnsi"/>
          <w:b/>
          <w:bCs/>
          <w:sz w:val="24"/>
          <w:szCs w:val="24"/>
        </w:rPr>
      </w:pPr>
    </w:p>
    <w:p w14:paraId="786F3FB3" w14:textId="7EBA590E" w:rsidR="00A01BAF" w:rsidRPr="007D32E7" w:rsidRDefault="00A01BAF" w:rsidP="00A23CBB">
      <w:pPr>
        <w:pStyle w:val="ListParagraph"/>
        <w:numPr>
          <w:ilvl w:val="0"/>
          <w:numId w:val="10"/>
        </w:numPr>
        <w:autoSpaceDE w:val="0"/>
        <w:autoSpaceDN w:val="0"/>
        <w:adjustRightInd w:val="0"/>
        <w:spacing w:after="0" w:line="240" w:lineRule="auto"/>
        <w:rPr>
          <w:rFonts w:cstheme="minorHAnsi"/>
          <w:sz w:val="24"/>
          <w:szCs w:val="24"/>
        </w:rPr>
      </w:pPr>
      <w:r w:rsidRPr="007D32E7">
        <w:rPr>
          <w:rFonts w:cstheme="minorHAnsi"/>
          <w:b/>
          <w:bCs/>
          <w:sz w:val="24"/>
          <w:szCs w:val="24"/>
          <w:shd w:val="clear" w:color="auto" w:fill="FFFFFF"/>
        </w:rPr>
        <w:t>Timeout in seconds (1-60</w:t>
      </w:r>
      <w:r w:rsidR="00FD35B6" w:rsidRPr="007D32E7">
        <w:rPr>
          <w:rFonts w:cstheme="minorHAnsi"/>
          <w:b/>
          <w:bCs/>
          <w:sz w:val="24"/>
          <w:szCs w:val="24"/>
          <w:shd w:val="clear" w:color="auto" w:fill="FFFFFF"/>
        </w:rPr>
        <w:t>) -</w:t>
      </w:r>
      <w:r w:rsidRPr="007D32E7">
        <w:rPr>
          <w:rFonts w:cstheme="minorHAnsi"/>
          <w:b/>
          <w:bCs/>
          <w:sz w:val="24"/>
          <w:szCs w:val="24"/>
          <w:shd w:val="clear" w:color="auto" w:fill="FFFFFF"/>
        </w:rPr>
        <w:t xml:space="preserve"> String, </w:t>
      </w:r>
      <w:r w:rsidRPr="007D32E7">
        <w:rPr>
          <w:rFonts w:cstheme="minorHAnsi"/>
          <w:b/>
          <w:bCs/>
          <w:sz w:val="24"/>
          <w:szCs w:val="24"/>
        </w:rPr>
        <w:t>visible when Email Address Enrichment Type is selected</w:t>
      </w:r>
    </w:p>
    <w:p w14:paraId="5EEBBFD2" w14:textId="4DF77A20" w:rsidR="00A01BAF" w:rsidRPr="007D32E7" w:rsidRDefault="00A01BAF" w:rsidP="00A23CBB">
      <w:pPr>
        <w:pStyle w:val="ListParagraph"/>
        <w:numPr>
          <w:ilvl w:val="0"/>
          <w:numId w:val="11"/>
        </w:numPr>
        <w:autoSpaceDE w:val="0"/>
        <w:autoSpaceDN w:val="0"/>
        <w:adjustRightInd w:val="0"/>
        <w:spacing w:after="0" w:line="240" w:lineRule="auto"/>
        <w:rPr>
          <w:rFonts w:cstheme="minorHAnsi"/>
          <w:sz w:val="24"/>
          <w:szCs w:val="24"/>
        </w:rPr>
      </w:pPr>
      <w:r w:rsidRPr="007D32E7">
        <w:rPr>
          <w:rFonts w:cstheme="minorHAnsi"/>
          <w:sz w:val="24"/>
          <w:szCs w:val="24"/>
          <w:shd w:val="clear" w:color="auto" w:fill="FFFFFF"/>
        </w:rPr>
        <w:t xml:space="preserve">Possible </w:t>
      </w:r>
      <w:r w:rsidR="00FD35B6" w:rsidRPr="007D32E7">
        <w:rPr>
          <w:rFonts w:cstheme="minorHAnsi"/>
          <w:sz w:val="24"/>
          <w:szCs w:val="24"/>
          <w:shd w:val="clear" w:color="auto" w:fill="FFFFFF"/>
        </w:rPr>
        <w:t>Values (</w:t>
      </w:r>
      <w:r w:rsidRPr="007D32E7">
        <w:rPr>
          <w:rFonts w:cstheme="minorHAnsi"/>
          <w:sz w:val="24"/>
          <w:szCs w:val="24"/>
          <w:shd w:val="clear" w:color="auto" w:fill="FFFFFF"/>
        </w:rPr>
        <w:t>1-60), Maximum number of seconds to wait for a reply from a mail service provider. If your implementation requirements do not need an immediate response, we recommend bumping this value to 20. Any results which experience a connection timeout will return the "</w:t>
      </w:r>
      <w:proofErr w:type="spellStart"/>
      <w:r w:rsidRPr="007D32E7">
        <w:rPr>
          <w:rFonts w:cstheme="minorHAnsi"/>
          <w:sz w:val="24"/>
          <w:szCs w:val="24"/>
          <w:shd w:val="clear" w:color="auto" w:fill="FFFFFF"/>
        </w:rPr>
        <w:t>timed_out</w:t>
      </w:r>
      <w:proofErr w:type="spellEnd"/>
      <w:r w:rsidRPr="007D32E7">
        <w:rPr>
          <w:rFonts w:cstheme="minorHAnsi"/>
          <w:sz w:val="24"/>
          <w:szCs w:val="24"/>
          <w:shd w:val="clear" w:color="auto" w:fill="FFFFFF"/>
        </w:rPr>
        <w:t>" variable as true. Default value is 7 seconds.</w:t>
      </w:r>
    </w:p>
    <w:p w14:paraId="070028DD" w14:textId="77777777" w:rsidR="00A72D8B" w:rsidRPr="007D32E7" w:rsidRDefault="00A72D8B" w:rsidP="00B74F65">
      <w:pPr>
        <w:autoSpaceDE w:val="0"/>
        <w:autoSpaceDN w:val="0"/>
        <w:adjustRightInd w:val="0"/>
        <w:spacing w:after="0" w:line="240" w:lineRule="auto"/>
        <w:rPr>
          <w:rFonts w:cstheme="minorHAnsi"/>
          <w:sz w:val="24"/>
          <w:szCs w:val="24"/>
        </w:rPr>
      </w:pPr>
    </w:p>
    <w:p w14:paraId="22AD0213" w14:textId="008A1CFA" w:rsidR="00A01BAF" w:rsidRPr="007D32E7" w:rsidRDefault="00A01BAF" w:rsidP="00A23CBB">
      <w:pPr>
        <w:pStyle w:val="ListParagraph"/>
        <w:numPr>
          <w:ilvl w:val="0"/>
          <w:numId w:val="10"/>
        </w:numPr>
        <w:autoSpaceDE w:val="0"/>
        <w:autoSpaceDN w:val="0"/>
        <w:adjustRightInd w:val="0"/>
        <w:spacing w:after="0" w:line="240" w:lineRule="auto"/>
        <w:rPr>
          <w:rFonts w:cstheme="minorHAnsi"/>
          <w:sz w:val="24"/>
          <w:szCs w:val="24"/>
        </w:rPr>
      </w:pPr>
      <w:r w:rsidRPr="007D32E7">
        <w:rPr>
          <w:rFonts w:cstheme="minorHAnsi"/>
          <w:b/>
          <w:bCs/>
          <w:sz w:val="24"/>
          <w:szCs w:val="24"/>
          <w:shd w:val="clear" w:color="auto" w:fill="FFFFFF"/>
        </w:rPr>
        <w:t xml:space="preserve">Suggest Domain - </w:t>
      </w:r>
      <w:r w:rsidRPr="007D32E7">
        <w:rPr>
          <w:rFonts w:cstheme="minorHAnsi"/>
          <w:b/>
          <w:bCs/>
          <w:sz w:val="24"/>
          <w:szCs w:val="24"/>
        </w:rPr>
        <w:t xml:space="preserve">Boolean </w:t>
      </w:r>
      <w:r w:rsidR="00FD35B6" w:rsidRPr="007D32E7">
        <w:rPr>
          <w:rFonts w:cstheme="minorHAnsi"/>
          <w:b/>
          <w:bCs/>
          <w:sz w:val="24"/>
          <w:szCs w:val="24"/>
        </w:rPr>
        <w:t xml:space="preserve">Dropdown, </w:t>
      </w:r>
      <w:r w:rsidR="00FD35B6" w:rsidRPr="007D32E7">
        <w:rPr>
          <w:rFonts w:cstheme="minorHAnsi"/>
          <w:b/>
          <w:bCs/>
          <w:sz w:val="24"/>
          <w:szCs w:val="24"/>
          <w:shd w:val="clear" w:color="auto" w:fill="FFFFFF"/>
        </w:rPr>
        <w:t>visible</w:t>
      </w:r>
      <w:r w:rsidRPr="007D32E7">
        <w:rPr>
          <w:rFonts w:cstheme="minorHAnsi"/>
          <w:b/>
          <w:bCs/>
          <w:sz w:val="24"/>
          <w:szCs w:val="24"/>
        </w:rPr>
        <w:t xml:space="preserve"> when Email Address Enrichment Type is selected</w:t>
      </w:r>
    </w:p>
    <w:p w14:paraId="62356698" w14:textId="4D865B9E" w:rsidR="00A01BAF" w:rsidRPr="007D32E7" w:rsidRDefault="00A01BAF" w:rsidP="00A23CBB">
      <w:pPr>
        <w:pStyle w:val="ListParagraph"/>
        <w:numPr>
          <w:ilvl w:val="0"/>
          <w:numId w:val="11"/>
        </w:numPr>
        <w:autoSpaceDE w:val="0"/>
        <w:autoSpaceDN w:val="0"/>
        <w:adjustRightInd w:val="0"/>
        <w:spacing w:after="0" w:line="240" w:lineRule="auto"/>
        <w:rPr>
          <w:rFonts w:cstheme="minorHAnsi"/>
          <w:sz w:val="24"/>
          <w:szCs w:val="24"/>
        </w:rPr>
      </w:pPr>
      <w:r w:rsidRPr="007D32E7">
        <w:rPr>
          <w:rFonts w:cstheme="minorHAnsi"/>
          <w:sz w:val="24"/>
          <w:szCs w:val="24"/>
          <w:shd w:val="clear" w:color="auto" w:fill="FFFFFF"/>
        </w:rPr>
        <w:t xml:space="preserve">Force </w:t>
      </w:r>
      <w:r w:rsidR="00FD35B6" w:rsidRPr="007D32E7">
        <w:rPr>
          <w:rFonts w:cstheme="minorHAnsi"/>
          <w:sz w:val="24"/>
          <w:szCs w:val="24"/>
          <w:shd w:val="clear" w:color="auto" w:fill="FFFFFF"/>
        </w:rPr>
        <w:t>analyzes</w:t>
      </w:r>
      <w:r w:rsidRPr="007D32E7">
        <w:rPr>
          <w:rFonts w:cstheme="minorHAnsi"/>
          <w:sz w:val="24"/>
          <w:szCs w:val="24"/>
          <w:shd w:val="clear" w:color="auto" w:fill="FFFFFF"/>
        </w:rPr>
        <w:t xml:space="preserve"> if the email address's domain has a typo and should be corrected to a popular mail service. By default, this test is currently only performed when the email is invalid or if the "recent abuse" status is true.</w:t>
      </w:r>
    </w:p>
    <w:p w14:paraId="215B0C1F" w14:textId="3716795E" w:rsidR="009F0F69" w:rsidRPr="007D32E7" w:rsidRDefault="009F0F69" w:rsidP="00B74F65">
      <w:pPr>
        <w:pStyle w:val="ListParagraph"/>
        <w:autoSpaceDE w:val="0"/>
        <w:autoSpaceDN w:val="0"/>
        <w:adjustRightInd w:val="0"/>
        <w:spacing w:after="0" w:line="240" w:lineRule="auto"/>
        <w:ind w:left="1962"/>
        <w:rPr>
          <w:rFonts w:cstheme="minorHAnsi"/>
          <w:sz w:val="24"/>
          <w:szCs w:val="24"/>
        </w:rPr>
      </w:pPr>
    </w:p>
    <w:p w14:paraId="743AE9A1" w14:textId="77777777" w:rsidR="005B1B97" w:rsidRPr="007D32E7" w:rsidRDefault="005B1B97" w:rsidP="00B74F65">
      <w:pPr>
        <w:pStyle w:val="ListParagraph"/>
        <w:autoSpaceDE w:val="0"/>
        <w:autoSpaceDN w:val="0"/>
        <w:adjustRightInd w:val="0"/>
        <w:spacing w:after="0" w:line="240" w:lineRule="auto"/>
        <w:ind w:left="1962"/>
        <w:rPr>
          <w:rFonts w:cstheme="minorHAnsi"/>
          <w:sz w:val="24"/>
          <w:szCs w:val="24"/>
        </w:rPr>
      </w:pPr>
    </w:p>
    <w:p w14:paraId="35ADD14D" w14:textId="77777777" w:rsidR="00A01BAF" w:rsidRPr="007D32E7" w:rsidRDefault="00A01BAF" w:rsidP="00A23CBB">
      <w:pPr>
        <w:pStyle w:val="ListParagraph"/>
        <w:numPr>
          <w:ilvl w:val="0"/>
          <w:numId w:val="10"/>
        </w:numPr>
        <w:autoSpaceDE w:val="0"/>
        <w:autoSpaceDN w:val="0"/>
        <w:adjustRightInd w:val="0"/>
        <w:spacing w:after="0" w:line="240" w:lineRule="auto"/>
        <w:rPr>
          <w:rFonts w:cstheme="minorHAnsi"/>
          <w:sz w:val="24"/>
          <w:szCs w:val="24"/>
        </w:rPr>
      </w:pPr>
      <w:r w:rsidRPr="007D32E7">
        <w:rPr>
          <w:rFonts w:cstheme="minorHAnsi"/>
          <w:b/>
          <w:bCs/>
          <w:sz w:val="24"/>
          <w:szCs w:val="24"/>
          <w:shd w:val="clear" w:color="auto" w:fill="FFFFFF"/>
        </w:rPr>
        <w:t xml:space="preserve">Abuse Strictness - Dropdown, </w:t>
      </w:r>
      <w:r w:rsidRPr="007D32E7">
        <w:rPr>
          <w:rFonts w:cstheme="minorHAnsi"/>
          <w:b/>
          <w:bCs/>
          <w:sz w:val="24"/>
          <w:szCs w:val="24"/>
        </w:rPr>
        <w:t>visible when Email Address Enrichment Type is selected</w:t>
      </w:r>
    </w:p>
    <w:p w14:paraId="68434904" w14:textId="7CD55113" w:rsidR="00A01BAF" w:rsidRPr="007D32E7" w:rsidRDefault="00A01BAF" w:rsidP="00A23CBB">
      <w:pPr>
        <w:pStyle w:val="ListParagraph"/>
        <w:numPr>
          <w:ilvl w:val="0"/>
          <w:numId w:val="11"/>
        </w:numPr>
        <w:autoSpaceDE w:val="0"/>
        <w:autoSpaceDN w:val="0"/>
        <w:adjustRightInd w:val="0"/>
        <w:spacing w:after="0" w:line="240" w:lineRule="auto"/>
        <w:rPr>
          <w:rFonts w:cstheme="minorHAnsi"/>
          <w:sz w:val="24"/>
          <w:szCs w:val="24"/>
        </w:rPr>
      </w:pPr>
      <w:r w:rsidRPr="007D32E7">
        <w:rPr>
          <w:rFonts w:cstheme="minorHAnsi"/>
          <w:sz w:val="24"/>
          <w:szCs w:val="24"/>
          <w:shd w:val="clear" w:color="auto" w:fill="FFFFFF"/>
        </w:rPr>
        <w:t>Set the strictness level for machine learning pattern recognition of abusive email addresses with the "</w:t>
      </w:r>
      <w:proofErr w:type="spellStart"/>
      <w:r w:rsidRPr="007D32E7">
        <w:rPr>
          <w:rFonts w:cstheme="minorHAnsi"/>
          <w:sz w:val="24"/>
          <w:szCs w:val="24"/>
          <w:shd w:val="clear" w:color="auto" w:fill="FFFFFF"/>
        </w:rPr>
        <w:t>recent_abuse</w:t>
      </w:r>
      <w:proofErr w:type="spellEnd"/>
      <w:r w:rsidRPr="007D32E7">
        <w:rPr>
          <w:rFonts w:cstheme="minorHAnsi"/>
          <w:sz w:val="24"/>
          <w:szCs w:val="24"/>
          <w:shd w:val="clear" w:color="auto" w:fill="FFFFFF"/>
        </w:rPr>
        <w:t>" data point. Default level of 0 provides good coverage, however if you are filtering account applications and facing advanced fraudsters then we recommend increasing this value to level 1 or 2.</w:t>
      </w:r>
    </w:p>
    <w:p w14:paraId="619C2B4A" w14:textId="77777777" w:rsidR="009F0F69" w:rsidRPr="007D32E7" w:rsidRDefault="009F0F69" w:rsidP="00B74F65">
      <w:pPr>
        <w:pStyle w:val="ListParagraph"/>
        <w:autoSpaceDE w:val="0"/>
        <w:autoSpaceDN w:val="0"/>
        <w:adjustRightInd w:val="0"/>
        <w:spacing w:after="0" w:line="240" w:lineRule="auto"/>
        <w:ind w:left="1962"/>
        <w:rPr>
          <w:rFonts w:cstheme="minorHAnsi"/>
          <w:sz w:val="24"/>
          <w:szCs w:val="24"/>
        </w:rPr>
      </w:pPr>
    </w:p>
    <w:p w14:paraId="78551AAE" w14:textId="36758A1A" w:rsidR="00A01BAF" w:rsidRPr="007D32E7" w:rsidRDefault="00A01BAF" w:rsidP="00A23CBB">
      <w:pPr>
        <w:pStyle w:val="ListParagraph"/>
        <w:numPr>
          <w:ilvl w:val="0"/>
          <w:numId w:val="10"/>
        </w:numPr>
        <w:autoSpaceDE w:val="0"/>
        <w:autoSpaceDN w:val="0"/>
        <w:adjustRightInd w:val="0"/>
        <w:spacing w:after="0" w:line="240" w:lineRule="auto"/>
        <w:rPr>
          <w:rFonts w:cstheme="minorHAnsi"/>
          <w:sz w:val="24"/>
          <w:szCs w:val="24"/>
        </w:rPr>
      </w:pPr>
      <w:r w:rsidRPr="007D32E7">
        <w:rPr>
          <w:rFonts w:cstheme="minorHAnsi"/>
          <w:b/>
          <w:bCs/>
          <w:sz w:val="24"/>
          <w:szCs w:val="24"/>
          <w:shd w:val="clear" w:color="auto" w:fill="FFFFFF"/>
        </w:rPr>
        <w:t xml:space="preserve">Strictness for URL </w:t>
      </w:r>
      <w:r w:rsidR="00FD35B6" w:rsidRPr="007D32E7">
        <w:rPr>
          <w:rFonts w:cstheme="minorHAnsi"/>
          <w:b/>
          <w:bCs/>
          <w:sz w:val="24"/>
          <w:szCs w:val="24"/>
          <w:shd w:val="clear" w:color="auto" w:fill="FFFFFF"/>
        </w:rPr>
        <w:t>- Dropdown</w:t>
      </w:r>
      <w:r w:rsidRPr="007D32E7">
        <w:rPr>
          <w:rFonts w:cstheme="minorHAnsi"/>
          <w:b/>
          <w:bCs/>
          <w:sz w:val="24"/>
          <w:szCs w:val="24"/>
          <w:shd w:val="clear" w:color="auto" w:fill="FFFFFF"/>
        </w:rPr>
        <w:t xml:space="preserve">, </w:t>
      </w:r>
      <w:r w:rsidRPr="007D32E7">
        <w:rPr>
          <w:rFonts w:cstheme="minorHAnsi"/>
          <w:b/>
          <w:bCs/>
          <w:sz w:val="24"/>
          <w:szCs w:val="24"/>
        </w:rPr>
        <w:t>visible when URL Enrichment Type is selected (default to 0)</w:t>
      </w:r>
    </w:p>
    <w:p w14:paraId="73ED8B8E" w14:textId="3F35939E" w:rsidR="00A01BAF" w:rsidRPr="007D32E7" w:rsidRDefault="00A01BAF" w:rsidP="00A23CBB">
      <w:pPr>
        <w:pStyle w:val="ListParagraph"/>
        <w:numPr>
          <w:ilvl w:val="0"/>
          <w:numId w:val="11"/>
        </w:numPr>
        <w:autoSpaceDE w:val="0"/>
        <w:autoSpaceDN w:val="0"/>
        <w:adjustRightInd w:val="0"/>
        <w:spacing w:after="0" w:line="240" w:lineRule="auto"/>
        <w:rPr>
          <w:rFonts w:cstheme="minorHAnsi"/>
          <w:sz w:val="24"/>
          <w:szCs w:val="24"/>
        </w:rPr>
      </w:pPr>
      <w:r w:rsidRPr="007D32E7">
        <w:rPr>
          <w:rFonts w:cstheme="minorHAnsi"/>
          <w:sz w:val="24"/>
          <w:szCs w:val="24"/>
          <w:shd w:val="clear" w:color="auto" w:fill="FFFFFF"/>
        </w:rPr>
        <w:t>How strict should we scan this URL? Stricter checks may provide a higher false-positive rate. We recommend defaulting to level "0", the lowest strictness setting, and increasing to "1" or "2" depending on your levels of abuse.</w:t>
      </w:r>
    </w:p>
    <w:p w14:paraId="056CF728" w14:textId="77777777" w:rsidR="009F0F69" w:rsidRPr="007D32E7" w:rsidRDefault="009F0F69" w:rsidP="00B74F65">
      <w:pPr>
        <w:pStyle w:val="ListParagraph"/>
        <w:autoSpaceDE w:val="0"/>
        <w:autoSpaceDN w:val="0"/>
        <w:adjustRightInd w:val="0"/>
        <w:spacing w:after="0" w:line="240" w:lineRule="auto"/>
        <w:ind w:left="1962"/>
        <w:rPr>
          <w:rFonts w:cstheme="minorHAnsi"/>
          <w:sz w:val="24"/>
          <w:szCs w:val="24"/>
        </w:rPr>
      </w:pPr>
    </w:p>
    <w:p w14:paraId="7B0FBAA6" w14:textId="77777777" w:rsidR="00A01BAF" w:rsidRPr="007D32E7" w:rsidRDefault="00A01BAF" w:rsidP="00A23CBB">
      <w:pPr>
        <w:pStyle w:val="ListParagraph"/>
        <w:numPr>
          <w:ilvl w:val="0"/>
          <w:numId w:val="10"/>
        </w:numPr>
        <w:autoSpaceDE w:val="0"/>
        <w:autoSpaceDN w:val="0"/>
        <w:adjustRightInd w:val="0"/>
        <w:spacing w:after="0" w:line="240" w:lineRule="auto"/>
        <w:rPr>
          <w:rFonts w:cstheme="minorHAnsi"/>
          <w:sz w:val="24"/>
          <w:szCs w:val="24"/>
        </w:rPr>
      </w:pPr>
      <w:r w:rsidRPr="007D32E7">
        <w:rPr>
          <w:rFonts w:cstheme="minorHAnsi"/>
          <w:b/>
          <w:bCs/>
          <w:sz w:val="24"/>
          <w:szCs w:val="24"/>
          <w:shd w:val="clear" w:color="auto" w:fill="FFFFFF"/>
        </w:rPr>
        <w:t xml:space="preserve">Fast for URL </w:t>
      </w:r>
      <w:r w:rsidRPr="007D32E7">
        <w:rPr>
          <w:rFonts w:cstheme="minorHAnsi"/>
          <w:b/>
          <w:bCs/>
          <w:sz w:val="24"/>
          <w:szCs w:val="24"/>
        </w:rPr>
        <w:t>- Boolean Dropdown,</w:t>
      </w:r>
      <w:r w:rsidRPr="007D32E7">
        <w:rPr>
          <w:rFonts w:cstheme="minorHAnsi"/>
          <w:b/>
          <w:bCs/>
          <w:sz w:val="24"/>
          <w:szCs w:val="24"/>
          <w:shd w:val="clear" w:color="auto" w:fill="FFFFFF"/>
        </w:rPr>
        <w:t xml:space="preserve"> </w:t>
      </w:r>
      <w:r w:rsidRPr="007D32E7">
        <w:rPr>
          <w:rFonts w:cstheme="minorHAnsi"/>
          <w:b/>
          <w:bCs/>
          <w:sz w:val="24"/>
          <w:szCs w:val="24"/>
        </w:rPr>
        <w:t>visible when URL Enrichment Type is selected</w:t>
      </w:r>
    </w:p>
    <w:p w14:paraId="25785A15" w14:textId="40527C71" w:rsidR="00A01BAF" w:rsidRPr="007D32E7" w:rsidRDefault="00A01BAF" w:rsidP="00A23CBB">
      <w:pPr>
        <w:pStyle w:val="ListParagraph"/>
        <w:numPr>
          <w:ilvl w:val="0"/>
          <w:numId w:val="11"/>
        </w:numPr>
        <w:autoSpaceDE w:val="0"/>
        <w:autoSpaceDN w:val="0"/>
        <w:adjustRightInd w:val="0"/>
        <w:spacing w:after="0" w:line="240" w:lineRule="auto"/>
        <w:rPr>
          <w:rFonts w:cstheme="minorHAnsi"/>
          <w:sz w:val="24"/>
          <w:szCs w:val="24"/>
        </w:rPr>
      </w:pPr>
      <w:r w:rsidRPr="007D32E7">
        <w:rPr>
          <w:rFonts w:cstheme="minorHAnsi"/>
          <w:sz w:val="24"/>
          <w:szCs w:val="24"/>
          <w:shd w:val="clear" w:color="auto" w:fill="FFFFFF"/>
        </w:rPr>
        <w:t xml:space="preserve">When enabled, the API will provide quicker response times using lighter checks and analysis. This setting defaults </w:t>
      </w:r>
      <w:proofErr w:type="gramStart"/>
      <w:r w:rsidRPr="007D32E7">
        <w:rPr>
          <w:rFonts w:cstheme="minorHAnsi"/>
          <w:sz w:val="24"/>
          <w:szCs w:val="24"/>
          <w:shd w:val="clear" w:color="auto" w:fill="FFFFFF"/>
        </w:rPr>
        <w:t>to</w:t>
      </w:r>
      <w:proofErr w:type="gramEnd"/>
      <w:r w:rsidRPr="007D32E7">
        <w:rPr>
          <w:rFonts w:cstheme="minorHAnsi"/>
          <w:sz w:val="24"/>
          <w:szCs w:val="24"/>
          <w:shd w:val="clear" w:color="auto" w:fill="FFFFFF"/>
        </w:rPr>
        <w:t xml:space="preserve"> false.</w:t>
      </w:r>
    </w:p>
    <w:p w14:paraId="377CDCC2" w14:textId="77777777" w:rsidR="009F0F69" w:rsidRPr="007D32E7" w:rsidRDefault="009F0F69" w:rsidP="00B74F65">
      <w:pPr>
        <w:pStyle w:val="ListParagraph"/>
        <w:autoSpaceDE w:val="0"/>
        <w:autoSpaceDN w:val="0"/>
        <w:adjustRightInd w:val="0"/>
        <w:spacing w:after="0" w:line="240" w:lineRule="auto"/>
        <w:ind w:left="1872"/>
        <w:rPr>
          <w:rFonts w:cstheme="minorHAnsi"/>
          <w:sz w:val="24"/>
          <w:szCs w:val="24"/>
        </w:rPr>
      </w:pPr>
    </w:p>
    <w:p w14:paraId="1524A123" w14:textId="1E94479B" w:rsidR="00A01BAF" w:rsidRPr="007D32E7" w:rsidRDefault="00A01BAF" w:rsidP="00A23CBB">
      <w:pPr>
        <w:pStyle w:val="ListParagraph"/>
        <w:numPr>
          <w:ilvl w:val="0"/>
          <w:numId w:val="10"/>
        </w:numPr>
        <w:autoSpaceDE w:val="0"/>
        <w:autoSpaceDN w:val="0"/>
        <w:adjustRightInd w:val="0"/>
        <w:spacing w:after="0" w:line="240" w:lineRule="auto"/>
        <w:rPr>
          <w:rFonts w:cstheme="minorHAnsi"/>
          <w:b/>
          <w:bCs/>
          <w:sz w:val="24"/>
          <w:szCs w:val="24"/>
        </w:rPr>
      </w:pPr>
      <w:r w:rsidRPr="007D32E7">
        <w:rPr>
          <w:rFonts w:cstheme="minorHAnsi"/>
          <w:b/>
          <w:bCs/>
          <w:sz w:val="24"/>
          <w:szCs w:val="24"/>
        </w:rPr>
        <w:t>Fail on Error - Checkbox (default to True)</w:t>
      </w:r>
    </w:p>
    <w:p w14:paraId="39467676" w14:textId="76CD8AE8" w:rsidR="00A01BAF" w:rsidRPr="007D32E7" w:rsidRDefault="00A01BAF" w:rsidP="00A23CBB">
      <w:pPr>
        <w:pStyle w:val="ListParagraph"/>
        <w:numPr>
          <w:ilvl w:val="0"/>
          <w:numId w:val="11"/>
        </w:numPr>
        <w:autoSpaceDE w:val="0"/>
        <w:autoSpaceDN w:val="0"/>
        <w:adjustRightInd w:val="0"/>
        <w:spacing w:after="0" w:line="240" w:lineRule="auto"/>
        <w:rPr>
          <w:rFonts w:cstheme="minorHAnsi"/>
          <w:sz w:val="24"/>
          <w:szCs w:val="24"/>
        </w:rPr>
      </w:pPr>
      <w:r w:rsidRPr="007D32E7">
        <w:rPr>
          <w:rFonts w:cstheme="minorHAnsi"/>
          <w:sz w:val="24"/>
          <w:szCs w:val="24"/>
        </w:rPr>
        <w:lastRenderedPageBreak/>
        <w:t>Fails the App when an error occurs, if set to True.</w:t>
      </w:r>
    </w:p>
    <w:p w14:paraId="4656D614" w14:textId="0F82D3E9" w:rsidR="00E60312" w:rsidRDefault="00E60312" w:rsidP="00B74F65">
      <w:pPr>
        <w:pStyle w:val="ListParagraph"/>
        <w:autoSpaceDE w:val="0"/>
        <w:autoSpaceDN w:val="0"/>
        <w:adjustRightInd w:val="0"/>
        <w:spacing w:after="0" w:line="240" w:lineRule="auto"/>
        <w:ind w:left="1962"/>
        <w:rPr>
          <w:rFonts w:ascii="Helvetica" w:hAnsi="Helvetica" w:cs="Helvetica"/>
          <w:sz w:val="20"/>
          <w:szCs w:val="20"/>
        </w:rPr>
      </w:pPr>
    </w:p>
    <w:p w14:paraId="29084127" w14:textId="77777777" w:rsidR="00554AE6" w:rsidRPr="007D32E7" w:rsidRDefault="00554AE6" w:rsidP="00B74F65">
      <w:pPr>
        <w:pStyle w:val="ListParagraph"/>
        <w:autoSpaceDE w:val="0"/>
        <w:autoSpaceDN w:val="0"/>
        <w:adjustRightInd w:val="0"/>
        <w:spacing w:after="0" w:line="240" w:lineRule="auto"/>
        <w:ind w:left="1962"/>
        <w:rPr>
          <w:rFonts w:ascii="Helvetica" w:hAnsi="Helvetica" w:cs="Helvetica"/>
          <w:sz w:val="20"/>
          <w:szCs w:val="20"/>
        </w:rPr>
      </w:pPr>
    </w:p>
    <w:p w14:paraId="15017669" w14:textId="77777777" w:rsidR="009F0F69" w:rsidRPr="007D32E7" w:rsidRDefault="009F0F69" w:rsidP="00B74F65">
      <w:pPr>
        <w:pStyle w:val="ListParagraph"/>
        <w:autoSpaceDE w:val="0"/>
        <w:autoSpaceDN w:val="0"/>
        <w:adjustRightInd w:val="0"/>
        <w:spacing w:after="0" w:line="240" w:lineRule="auto"/>
        <w:ind w:left="1962"/>
        <w:rPr>
          <w:rFonts w:ascii="Helvetica" w:hAnsi="Helvetica" w:cs="Helvetica"/>
          <w:sz w:val="18"/>
          <w:szCs w:val="18"/>
        </w:rPr>
      </w:pPr>
    </w:p>
    <w:p w14:paraId="5F3B4FED" w14:textId="77777777" w:rsidR="00A01BAF" w:rsidRPr="007D32E7" w:rsidRDefault="00A01BAF" w:rsidP="00A23CBB">
      <w:pPr>
        <w:pStyle w:val="ListParagraph"/>
        <w:numPr>
          <w:ilvl w:val="0"/>
          <w:numId w:val="10"/>
        </w:numPr>
        <w:autoSpaceDE w:val="0"/>
        <w:autoSpaceDN w:val="0"/>
        <w:adjustRightInd w:val="0"/>
        <w:spacing w:after="0" w:line="240" w:lineRule="auto"/>
        <w:rPr>
          <w:rFonts w:cstheme="minorHAnsi"/>
          <w:b/>
          <w:bCs/>
          <w:sz w:val="24"/>
          <w:szCs w:val="24"/>
        </w:rPr>
      </w:pPr>
      <w:r w:rsidRPr="007D32E7">
        <w:rPr>
          <w:rFonts w:cstheme="minorHAnsi"/>
          <w:b/>
          <w:bCs/>
          <w:sz w:val="24"/>
          <w:szCs w:val="24"/>
        </w:rPr>
        <w:t>Fail on no results – Checkbox (default to False)</w:t>
      </w:r>
    </w:p>
    <w:p w14:paraId="6A46B612" w14:textId="4ABA26BF" w:rsidR="00D52C04" w:rsidRDefault="00A01BAF" w:rsidP="00AE0AB8">
      <w:pPr>
        <w:pStyle w:val="ListParagraph"/>
        <w:numPr>
          <w:ilvl w:val="0"/>
          <w:numId w:val="11"/>
        </w:numPr>
        <w:autoSpaceDE w:val="0"/>
        <w:autoSpaceDN w:val="0"/>
        <w:adjustRightInd w:val="0"/>
        <w:spacing w:after="0" w:line="240" w:lineRule="auto"/>
      </w:pPr>
      <w:r w:rsidRPr="007D32E7">
        <w:rPr>
          <w:rFonts w:cstheme="minorHAnsi"/>
          <w:sz w:val="24"/>
          <w:szCs w:val="24"/>
        </w:rPr>
        <w:t>Fails the App when there are no results returned by the IPQualityS</w:t>
      </w:r>
      <w:r w:rsidR="00FE2F76" w:rsidRPr="007D32E7">
        <w:rPr>
          <w:rFonts w:cstheme="minorHAnsi"/>
          <w:sz w:val="24"/>
          <w:szCs w:val="24"/>
        </w:rPr>
        <w:t>core</w:t>
      </w:r>
      <w:r w:rsidRPr="007D32E7">
        <w:rPr>
          <w:rFonts w:cstheme="minorHAnsi"/>
          <w:sz w:val="24"/>
          <w:szCs w:val="24"/>
        </w:rPr>
        <w:t xml:space="preserve"> API, if set to True</w:t>
      </w:r>
      <w:r w:rsidRPr="007D32E7">
        <w:rPr>
          <w:rFonts w:ascii="Helvetica" w:hAnsi="Helvetica" w:cs="Helvetica"/>
          <w:sz w:val="20"/>
          <w:szCs w:val="20"/>
        </w:rPr>
        <w:t>.</w:t>
      </w:r>
    </w:p>
    <w:p w14:paraId="4F6F8DA7" w14:textId="7585E4E1" w:rsidR="001820A2" w:rsidRPr="00971CD2" w:rsidRDefault="001820A2" w:rsidP="001820A2">
      <w:pPr>
        <w:pStyle w:val="Heading1"/>
        <w:spacing w:before="480" w:line="276" w:lineRule="auto"/>
        <w:rPr>
          <w:rFonts w:ascii="Cambria" w:eastAsia="Cambria" w:hAnsi="Cambria" w:cs="Cambria"/>
          <w:b/>
          <w:bCs/>
          <w:color w:val="4472C4" w:themeColor="accent1"/>
          <w:lang w:val="en-IN"/>
        </w:rPr>
      </w:pPr>
      <w:bookmarkStart w:id="15" w:name="_Toc68537074"/>
      <w:bookmarkStart w:id="16" w:name="_Toc69328875"/>
      <w:r w:rsidRPr="00971CD2">
        <w:rPr>
          <w:rFonts w:ascii="Cambria" w:eastAsia="Cambria" w:hAnsi="Cambria" w:cs="Cambria"/>
          <w:b/>
          <w:bCs/>
          <w:color w:val="4472C4" w:themeColor="accent1"/>
          <w:lang w:val="en-IN"/>
        </w:rPr>
        <w:t>3</w:t>
      </w:r>
      <w:r w:rsidR="00323FE9">
        <w:rPr>
          <w:rFonts w:ascii="Cambria" w:eastAsia="Cambria" w:hAnsi="Cambria" w:cs="Cambria"/>
          <w:b/>
          <w:bCs/>
          <w:color w:val="4472C4" w:themeColor="accent1"/>
          <w:lang w:val="en-IN"/>
        </w:rPr>
        <w:t>.</w:t>
      </w:r>
      <w:r w:rsidRPr="00971CD2">
        <w:rPr>
          <w:rFonts w:ascii="Cambria" w:eastAsia="Cambria" w:hAnsi="Cambria" w:cs="Cambria"/>
          <w:b/>
          <w:bCs/>
          <w:color w:val="4472C4" w:themeColor="accent1"/>
          <w:lang w:val="en-IN"/>
        </w:rPr>
        <w:t xml:space="preserve"> Outputs</w:t>
      </w:r>
      <w:bookmarkEnd w:id="15"/>
      <w:bookmarkEnd w:id="16"/>
    </w:p>
    <w:p w14:paraId="059A31A3" w14:textId="77777777" w:rsidR="001820A2" w:rsidRPr="00024107" w:rsidRDefault="001820A2" w:rsidP="001820A2">
      <w:pPr>
        <w:rPr>
          <w:rFonts w:ascii="Bell MT" w:hAnsi="Bell MT"/>
          <w:sz w:val="20"/>
          <w:szCs w:val="20"/>
        </w:rPr>
      </w:pPr>
      <w:r w:rsidRPr="00024107">
        <w:rPr>
          <w:rFonts w:ascii="Bell MT" w:hAnsi="Bell MT"/>
          <w:sz w:val="20"/>
          <w:szCs w:val="20"/>
        </w:rPr>
        <w:tab/>
      </w:r>
    </w:p>
    <w:tbl>
      <w:tblPr>
        <w:tblStyle w:val="TableGrid"/>
        <w:tblW w:w="9242" w:type="dxa"/>
        <w:tblLayout w:type="fixed"/>
        <w:tblLook w:val="04A0" w:firstRow="1" w:lastRow="0" w:firstColumn="1" w:lastColumn="0" w:noHBand="0" w:noVBand="1"/>
      </w:tblPr>
      <w:tblGrid>
        <w:gridCol w:w="3135"/>
        <w:gridCol w:w="1486"/>
        <w:gridCol w:w="2310"/>
        <w:gridCol w:w="2311"/>
      </w:tblGrid>
      <w:tr w:rsidR="001820A2" w:rsidRPr="00B74F65" w14:paraId="20BD323B" w14:textId="77777777" w:rsidTr="00F04268">
        <w:tc>
          <w:tcPr>
            <w:tcW w:w="3135" w:type="dxa"/>
            <w:shd w:val="clear" w:color="auto" w:fill="E7E6E6" w:themeFill="background2"/>
          </w:tcPr>
          <w:p w14:paraId="076EF842" w14:textId="77777777" w:rsidR="001820A2" w:rsidRPr="00B74F65" w:rsidRDefault="001820A2" w:rsidP="00F04268">
            <w:pPr>
              <w:rPr>
                <w:rFonts w:cstheme="minorHAnsi"/>
                <w:b/>
                <w:sz w:val="24"/>
                <w:szCs w:val="24"/>
              </w:rPr>
            </w:pPr>
            <w:r w:rsidRPr="00B74F65">
              <w:rPr>
                <w:rFonts w:cstheme="minorHAnsi"/>
                <w:b/>
                <w:sz w:val="24"/>
                <w:szCs w:val="24"/>
              </w:rPr>
              <w:t>Output Name</w:t>
            </w:r>
          </w:p>
        </w:tc>
        <w:tc>
          <w:tcPr>
            <w:tcW w:w="1486" w:type="dxa"/>
            <w:shd w:val="clear" w:color="auto" w:fill="E7E6E6" w:themeFill="background2"/>
          </w:tcPr>
          <w:p w14:paraId="4736BEBD" w14:textId="77777777" w:rsidR="001820A2" w:rsidRPr="00B74F65" w:rsidRDefault="001820A2" w:rsidP="00F04268">
            <w:pPr>
              <w:rPr>
                <w:rFonts w:cstheme="minorHAnsi"/>
                <w:b/>
                <w:sz w:val="24"/>
                <w:szCs w:val="24"/>
              </w:rPr>
            </w:pPr>
            <w:r w:rsidRPr="00B74F65">
              <w:rPr>
                <w:rFonts w:cstheme="minorHAnsi"/>
                <w:b/>
                <w:sz w:val="24"/>
                <w:szCs w:val="24"/>
              </w:rPr>
              <w:t>Data Type</w:t>
            </w:r>
          </w:p>
        </w:tc>
        <w:tc>
          <w:tcPr>
            <w:tcW w:w="2310" w:type="dxa"/>
            <w:shd w:val="clear" w:color="auto" w:fill="E7E6E6" w:themeFill="background2"/>
          </w:tcPr>
          <w:p w14:paraId="1A402C6F" w14:textId="77777777" w:rsidR="001820A2" w:rsidRPr="00B74F65" w:rsidRDefault="001820A2" w:rsidP="00F04268">
            <w:pPr>
              <w:rPr>
                <w:rFonts w:cstheme="minorHAnsi"/>
                <w:b/>
                <w:sz w:val="24"/>
                <w:szCs w:val="24"/>
              </w:rPr>
            </w:pPr>
            <w:r w:rsidRPr="00B74F65">
              <w:rPr>
                <w:rFonts w:cstheme="minorHAnsi"/>
                <w:b/>
                <w:sz w:val="24"/>
                <w:szCs w:val="24"/>
              </w:rPr>
              <w:t>Possible Values</w:t>
            </w:r>
          </w:p>
        </w:tc>
        <w:tc>
          <w:tcPr>
            <w:tcW w:w="2311" w:type="dxa"/>
            <w:shd w:val="clear" w:color="auto" w:fill="E7E6E6" w:themeFill="background2"/>
          </w:tcPr>
          <w:p w14:paraId="2AF554A6" w14:textId="77777777" w:rsidR="001820A2" w:rsidRPr="00B74F65" w:rsidRDefault="001820A2" w:rsidP="00F04268">
            <w:pPr>
              <w:rPr>
                <w:rFonts w:cstheme="minorHAnsi"/>
                <w:b/>
                <w:sz w:val="24"/>
                <w:szCs w:val="24"/>
              </w:rPr>
            </w:pPr>
            <w:r w:rsidRPr="00B74F65">
              <w:rPr>
                <w:rFonts w:cstheme="minorHAnsi"/>
                <w:b/>
                <w:sz w:val="24"/>
                <w:szCs w:val="24"/>
              </w:rPr>
              <w:t>Notes</w:t>
            </w:r>
          </w:p>
        </w:tc>
      </w:tr>
      <w:tr w:rsidR="001820A2" w:rsidRPr="00B74F65" w14:paraId="50674AAB" w14:textId="77777777" w:rsidTr="00F04268">
        <w:tc>
          <w:tcPr>
            <w:tcW w:w="3135" w:type="dxa"/>
          </w:tcPr>
          <w:p w14:paraId="153CD7AE" w14:textId="77777777" w:rsidR="001820A2" w:rsidRPr="00B74F65" w:rsidRDefault="001820A2" w:rsidP="00F04268">
            <w:pPr>
              <w:rPr>
                <w:rFonts w:cstheme="minorHAnsi"/>
                <w:color w:val="000000"/>
                <w:sz w:val="24"/>
                <w:szCs w:val="24"/>
              </w:rPr>
            </w:pPr>
            <w:proofErr w:type="spellStart"/>
            <w:r w:rsidRPr="00B74F65">
              <w:rPr>
                <w:rFonts w:cstheme="minorHAnsi"/>
                <w:color w:val="000000"/>
                <w:sz w:val="24"/>
                <w:szCs w:val="24"/>
              </w:rPr>
              <w:t>ipqs.ipreputation.json.raw</w:t>
            </w:r>
            <w:proofErr w:type="spellEnd"/>
          </w:p>
          <w:p w14:paraId="5A2AE44F" w14:textId="77777777" w:rsidR="001820A2" w:rsidRPr="00B74F65" w:rsidRDefault="001820A2" w:rsidP="00F04268">
            <w:pPr>
              <w:rPr>
                <w:rFonts w:cstheme="minorHAnsi"/>
                <w:sz w:val="24"/>
                <w:szCs w:val="24"/>
              </w:rPr>
            </w:pPr>
          </w:p>
        </w:tc>
        <w:tc>
          <w:tcPr>
            <w:tcW w:w="1486" w:type="dxa"/>
          </w:tcPr>
          <w:p w14:paraId="3A858A15" w14:textId="77777777" w:rsidR="001820A2" w:rsidRPr="00B74F65" w:rsidRDefault="001820A2" w:rsidP="00F04268">
            <w:pPr>
              <w:rPr>
                <w:rFonts w:cstheme="minorHAnsi"/>
                <w:sz w:val="24"/>
                <w:szCs w:val="24"/>
              </w:rPr>
            </w:pPr>
            <w:r w:rsidRPr="00B74F65">
              <w:rPr>
                <w:rFonts w:cstheme="minorHAnsi"/>
                <w:sz w:val="24"/>
                <w:szCs w:val="24"/>
              </w:rPr>
              <w:t xml:space="preserve">String </w:t>
            </w:r>
          </w:p>
        </w:tc>
        <w:tc>
          <w:tcPr>
            <w:tcW w:w="2310" w:type="dxa"/>
          </w:tcPr>
          <w:p w14:paraId="300F2A3C" w14:textId="77777777" w:rsidR="001820A2" w:rsidRPr="00B74F65" w:rsidRDefault="001820A2" w:rsidP="00F04268">
            <w:pPr>
              <w:rPr>
                <w:rFonts w:cstheme="minorHAnsi"/>
                <w:sz w:val="24"/>
                <w:szCs w:val="24"/>
              </w:rPr>
            </w:pPr>
            <w:r w:rsidRPr="00B74F65">
              <w:rPr>
                <w:rFonts w:cstheme="minorHAnsi"/>
                <w:sz w:val="24"/>
                <w:szCs w:val="24"/>
              </w:rPr>
              <w:t>Response String object</w:t>
            </w:r>
          </w:p>
        </w:tc>
        <w:tc>
          <w:tcPr>
            <w:tcW w:w="2311" w:type="dxa"/>
          </w:tcPr>
          <w:p w14:paraId="50D41B22" w14:textId="77777777" w:rsidR="001820A2" w:rsidRPr="00B74F65" w:rsidRDefault="001820A2" w:rsidP="00F04268">
            <w:pPr>
              <w:rPr>
                <w:rFonts w:cstheme="minorHAnsi"/>
                <w:color w:val="000000"/>
                <w:sz w:val="24"/>
                <w:szCs w:val="24"/>
              </w:rPr>
            </w:pPr>
            <w:r w:rsidRPr="00B74F65">
              <w:rPr>
                <w:rFonts w:cstheme="minorHAnsi"/>
                <w:color w:val="000000"/>
                <w:sz w:val="24"/>
                <w:szCs w:val="24"/>
              </w:rPr>
              <w:t xml:space="preserve">Raw response object from </w:t>
            </w:r>
            <w:r w:rsidRPr="00B74F65">
              <w:rPr>
                <w:rFonts w:eastAsia="Times New Roman" w:cstheme="minorHAnsi"/>
                <w:sz w:val="24"/>
                <w:szCs w:val="24"/>
                <w:lang w:eastAsia="en-IN"/>
              </w:rPr>
              <w:t>IPQualityScore</w:t>
            </w:r>
            <w:r w:rsidRPr="00B74F65">
              <w:rPr>
                <w:rFonts w:eastAsia="Times New Roman" w:cstheme="minorHAnsi"/>
                <w:color w:val="0E101A"/>
                <w:sz w:val="24"/>
                <w:szCs w:val="24"/>
                <w:lang w:eastAsia="en-IN"/>
              </w:rPr>
              <w:t xml:space="preserve"> API </w:t>
            </w:r>
            <w:r w:rsidRPr="00B74F65">
              <w:rPr>
                <w:rFonts w:cstheme="minorHAnsi"/>
                <w:color w:val="000000"/>
                <w:sz w:val="24"/>
                <w:szCs w:val="24"/>
              </w:rPr>
              <w:t>for debugging purposes.</w:t>
            </w:r>
          </w:p>
          <w:p w14:paraId="7421D14C" w14:textId="77777777" w:rsidR="001820A2" w:rsidRPr="00B74F65" w:rsidRDefault="001820A2" w:rsidP="00F04268">
            <w:pPr>
              <w:rPr>
                <w:rFonts w:cstheme="minorHAnsi"/>
                <w:sz w:val="24"/>
                <w:szCs w:val="24"/>
              </w:rPr>
            </w:pPr>
          </w:p>
        </w:tc>
      </w:tr>
      <w:tr w:rsidR="001820A2" w:rsidRPr="00B74F65" w14:paraId="3F99EE9C" w14:textId="77777777" w:rsidTr="00F04268">
        <w:tc>
          <w:tcPr>
            <w:tcW w:w="3135" w:type="dxa"/>
          </w:tcPr>
          <w:p w14:paraId="25A857EA" w14:textId="77777777" w:rsidR="001820A2" w:rsidRPr="00B74F65" w:rsidRDefault="001820A2" w:rsidP="00F04268">
            <w:pPr>
              <w:rPr>
                <w:rFonts w:cstheme="minorHAnsi"/>
                <w:color w:val="000000"/>
                <w:sz w:val="24"/>
                <w:szCs w:val="24"/>
              </w:rPr>
            </w:pPr>
            <w:proofErr w:type="spellStart"/>
            <w:proofErr w:type="gramStart"/>
            <w:r w:rsidRPr="00B74F65">
              <w:rPr>
                <w:rFonts w:cstheme="minorHAnsi"/>
                <w:color w:val="000000"/>
                <w:sz w:val="24"/>
                <w:szCs w:val="24"/>
              </w:rPr>
              <w:t>ipqs.ipreputation</w:t>
            </w:r>
            <w:proofErr w:type="gramEnd"/>
            <w:r w:rsidRPr="00B74F65">
              <w:rPr>
                <w:rFonts w:cstheme="minorHAnsi"/>
                <w:color w:val="000000"/>
                <w:sz w:val="24"/>
                <w:szCs w:val="24"/>
              </w:rPr>
              <w:t>.results.data</w:t>
            </w:r>
            <w:proofErr w:type="spellEnd"/>
          </w:p>
        </w:tc>
        <w:tc>
          <w:tcPr>
            <w:tcW w:w="1486" w:type="dxa"/>
          </w:tcPr>
          <w:p w14:paraId="46418506" w14:textId="77777777" w:rsidR="001820A2" w:rsidRPr="00B74F65" w:rsidRDefault="001820A2" w:rsidP="00F04268">
            <w:pPr>
              <w:rPr>
                <w:rFonts w:cstheme="minorHAnsi"/>
                <w:sz w:val="24"/>
                <w:szCs w:val="24"/>
              </w:rPr>
            </w:pPr>
            <w:r w:rsidRPr="00B74F65">
              <w:rPr>
                <w:rFonts w:cstheme="minorHAnsi"/>
                <w:sz w:val="24"/>
                <w:szCs w:val="24"/>
              </w:rPr>
              <w:t>String</w:t>
            </w:r>
          </w:p>
        </w:tc>
        <w:tc>
          <w:tcPr>
            <w:tcW w:w="2310" w:type="dxa"/>
          </w:tcPr>
          <w:p w14:paraId="5A9908ED" w14:textId="77777777" w:rsidR="001820A2" w:rsidRPr="00B74F65" w:rsidRDefault="001820A2" w:rsidP="00F04268">
            <w:pPr>
              <w:rPr>
                <w:rFonts w:cstheme="minorHAnsi"/>
                <w:sz w:val="24"/>
                <w:szCs w:val="24"/>
              </w:rPr>
            </w:pPr>
            <w:r w:rsidRPr="00B74F65">
              <w:rPr>
                <w:rFonts w:cstheme="minorHAnsi"/>
                <w:sz w:val="24"/>
                <w:szCs w:val="24"/>
              </w:rPr>
              <w:t>Processed Response String object</w:t>
            </w:r>
          </w:p>
        </w:tc>
        <w:tc>
          <w:tcPr>
            <w:tcW w:w="2311" w:type="dxa"/>
          </w:tcPr>
          <w:p w14:paraId="3BF84C75" w14:textId="77777777" w:rsidR="001820A2" w:rsidRPr="00B74F65" w:rsidRDefault="001820A2" w:rsidP="00F04268">
            <w:pPr>
              <w:rPr>
                <w:rFonts w:cstheme="minorHAnsi"/>
                <w:color w:val="000000"/>
                <w:sz w:val="24"/>
                <w:szCs w:val="24"/>
              </w:rPr>
            </w:pPr>
            <w:r w:rsidRPr="00B74F65">
              <w:rPr>
                <w:rFonts w:cstheme="minorHAnsi"/>
                <w:sz w:val="24"/>
                <w:szCs w:val="24"/>
              </w:rPr>
              <w:t>Processed Response String object of IP reputation object.</w:t>
            </w:r>
          </w:p>
        </w:tc>
      </w:tr>
      <w:tr w:rsidR="001820A2" w:rsidRPr="00B74F65" w14:paraId="3D126312" w14:textId="77777777" w:rsidTr="00F04268">
        <w:trPr>
          <w:trHeight w:val="70"/>
        </w:trPr>
        <w:tc>
          <w:tcPr>
            <w:tcW w:w="3135" w:type="dxa"/>
          </w:tcPr>
          <w:p w14:paraId="0F63A2CD" w14:textId="77777777" w:rsidR="001820A2" w:rsidRPr="00B74F65" w:rsidRDefault="001820A2" w:rsidP="00F04268">
            <w:pPr>
              <w:rPr>
                <w:rFonts w:cstheme="minorHAnsi"/>
                <w:color w:val="000000"/>
                <w:sz w:val="24"/>
                <w:szCs w:val="24"/>
              </w:rPr>
            </w:pPr>
            <w:proofErr w:type="spellStart"/>
            <w:r w:rsidRPr="00B74F65">
              <w:rPr>
                <w:rFonts w:cstheme="minorHAnsi"/>
                <w:color w:val="000000"/>
                <w:sz w:val="24"/>
                <w:szCs w:val="24"/>
              </w:rPr>
              <w:t>ipqs.emailreputation.json.raw</w:t>
            </w:r>
            <w:proofErr w:type="spellEnd"/>
          </w:p>
          <w:p w14:paraId="7C695AED" w14:textId="77777777" w:rsidR="001820A2" w:rsidRPr="00B74F65" w:rsidRDefault="001820A2" w:rsidP="00F04268">
            <w:pPr>
              <w:rPr>
                <w:rFonts w:cstheme="minorHAnsi"/>
                <w:sz w:val="24"/>
                <w:szCs w:val="24"/>
              </w:rPr>
            </w:pPr>
          </w:p>
        </w:tc>
        <w:tc>
          <w:tcPr>
            <w:tcW w:w="1486" w:type="dxa"/>
          </w:tcPr>
          <w:p w14:paraId="70D228BC" w14:textId="77777777" w:rsidR="001820A2" w:rsidRPr="00B74F65" w:rsidRDefault="001820A2" w:rsidP="00F04268">
            <w:pPr>
              <w:rPr>
                <w:rFonts w:cstheme="minorHAnsi"/>
                <w:sz w:val="24"/>
                <w:szCs w:val="24"/>
              </w:rPr>
            </w:pPr>
            <w:r w:rsidRPr="00B74F65">
              <w:rPr>
                <w:rFonts w:cstheme="minorHAnsi"/>
                <w:sz w:val="24"/>
                <w:szCs w:val="24"/>
              </w:rPr>
              <w:t>String</w:t>
            </w:r>
          </w:p>
        </w:tc>
        <w:tc>
          <w:tcPr>
            <w:tcW w:w="2310" w:type="dxa"/>
          </w:tcPr>
          <w:p w14:paraId="4971B134" w14:textId="77777777" w:rsidR="001820A2" w:rsidRPr="00B74F65" w:rsidRDefault="001820A2" w:rsidP="00F04268">
            <w:pPr>
              <w:rPr>
                <w:rFonts w:cstheme="minorHAnsi"/>
                <w:sz w:val="24"/>
                <w:szCs w:val="24"/>
              </w:rPr>
            </w:pPr>
            <w:r w:rsidRPr="00B74F65">
              <w:rPr>
                <w:rFonts w:cstheme="minorHAnsi"/>
                <w:sz w:val="24"/>
                <w:szCs w:val="24"/>
              </w:rPr>
              <w:t xml:space="preserve"> Response String object</w:t>
            </w:r>
          </w:p>
        </w:tc>
        <w:tc>
          <w:tcPr>
            <w:tcW w:w="2311" w:type="dxa"/>
          </w:tcPr>
          <w:p w14:paraId="29A7E9F0" w14:textId="77777777" w:rsidR="001820A2" w:rsidRPr="00B74F65" w:rsidRDefault="001820A2" w:rsidP="00F04268">
            <w:pPr>
              <w:rPr>
                <w:rFonts w:cstheme="minorHAnsi"/>
                <w:color w:val="000000"/>
                <w:sz w:val="24"/>
                <w:szCs w:val="24"/>
              </w:rPr>
            </w:pPr>
            <w:r w:rsidRPr="00B74F65">
              <w:rPr>
                <w:rFonts w:cstheme="minorHAnsi"/>
                <w:color w:val="000000"/>
                <w:sz w:val="24"/>
                <w:szCs w:val="24"/>
              </w:rPr>
              <w:t xml:space="preserve">Raw response object from </w:t>
            </w:r>
            <w:r w:rsidRPr="00B74F65">
              <w:rPr>
                <w:rFonts w:eastAsia="Times New Roman" w:cstheme="minorHAnsi"/>
                <w:sz w:val="24"/>
                <w:szCs w:val="24"/>
                <w:lang w:eastAsia="en-IN"/>
              </w:rPr>
              <w:t>IPQualityScore</w:t>
            </w:r>
            <w:r w:rsidRPr="00B74F65">
              <w:rPr>
                <w:rFonts w:eastAsia="Times New Roman" w:cstheme="minorHAnsi"/>
                <w:color w:val="0E101A"/>
                <w:sz w:val="24"/>
                <w:szCs w:val="24"/>
                <w:lang w:eastAsia="en-IN"/>
              </w:rPr>
              <w:t xml:space="preserve"> API </w:t>
            </w:r>
            <w:r w:rsidRPr="00B74F65">
              <w:rPr>
                <w:rFonts w:cstheme="minorHAnsi"/>
                <w:color w:val="000000"/>
                <w:sz w:val="24"/>
                <w:szCs w:val="24"/>
              </w:rPr>
              <w:t>for debugging purposes.</w:t>
            </w:r>
          </w:p>
          <w:p w14:paraId="29C6720F" w14:textId="77777777" w:rsidR="001820A2" w:rsidRPr="00B74F65" w:rsidRDefault="001820A2" w:rsidP="00F04268">
            <w:pPr>
              <w:rPr>
                <w:rFonts w:cstheme="minorHAnsi"/>
                <w:sz w:val="24"/>
                <w:szCs w:val="24"/>
              </w:rPr>
            </w:pPr>
          </w:p>
        </w:tc>
      </w:tr>
      <w:tr w:rsidR="001820A2" w:rsidRPr="00B74F65" w14:paraId="6A7176BE" w14:textId="77777777" w:rsidTr="00F04268">
        <w:trPr>
          <w:trHeight w:val="70"/>
        </w:trPr>
        <w:tc>
          <w:tcPr>
            <w:tcW w:w="3135" w:type="dxa"/>
          </w:tcPr>
          <w:p w14:paraId="056F772B" w14:textId="77777777" w:rsidR="001820A2" w:rsidRPr="00B74F65" w:rsidRDefault="001820A2" w:rsidP="00F04268">
            <w:pPr>
              <w:rPr>
                <w:rFonts w:cstheme="minorHAnsi"/>
                <w:color w:val="000000"/>
                <w:sz w:val="24"/>
                <w:szCs w:val="24"/>
              </w:rPr>
            </w:pPr>
            <w:proofErr w:type="spellStart"/>
            <w:proofErr w:type="gramStart"/>
            <w:r w:rsidRPr="00B74F65">
              <w:rPr>
                <w:rFonts w:cstheme="minorHAnsi"/>
                <w:color w:val="000000"/>
                <w:sz w:val="24"/>
                <w:szCs w:val="24"/>
              </w:rPr>
              <w:t>ipqs.emailreputation</w:t>
            </w:r>
            <w:proofErr w:type="gramEnd"/>
            <w:r w:rsidRPr="00B74F65">
              <w:rPr>
                <w:rFonts w:cstheme="minorHAnsi"/>
                <w:color w:val="000000"/>
                <w:sz w:val="24"/>
                <w:szCs w:val="24"/>
              </w:rPr>
              <w:t>.results.data</w:t>
            </w:r>
            <w:proofErr w:type="spellEnd"/>
          </w:p>
        </w:tc>
        <w:tc>
          <w:tcPr>
            <w:tcW w:w="1486" w:type="dxa"/>
          </w:tcPr>
          <w:p w14:paraId="203B66FE" w14:textId="77777777" w:rsidR="001820A2" w:rsidRPr="00B74F65" w:rsidRDefault="001820A2" w:rsidP="00F04268">
            <w:pPr>
              <w:rPr>
                <w:rFonts w:cstheme="minorHAnsi"/>
                <w:sz w:val="24"/>
                <w:szCs w:val="24"/>
              </w:rPr>
            </w:pPr>
            <w:r w:rsidRPr="00B74F65">
              <w:rPr>
                <w:rFonts w:cstheme="minorHAnsi"/>
                <w:sz w:val="24"/>
                <w:szCs w:val="24"/>
              </w:rPr>
              <w:t>String</w:t>
            </w:r>
          </w:p>
        </w:tc>
        <w:tc>
          <w:tcPr>
            <w:tcW w:w="2310" w:type="dxa"/>
          </w:tcPr>
          <w:p w14:paraId="21EAE4DC" w14:textId="77777777" w:rsidR="001820A2" w:rsidRPr="00B74F65" w:rsidRDefault="001820A2" w:rsidP="00F04268">
            <w:pPr>
              <w:rPr>
                <w:rFonts w:cstheme="minorHAnsi"/>
                <w:sz w:val="24"/>
                <w:szCs w:val="24"/>
              </w:rPr>
            </w:pPr>
            <w:r w:rsidRPr="00B74F65">
              <w:rPr>
                <w:rFonts w:cstheme="minorHAnsi"/>
                <w:sz w:val="24"/>
                <w:szCs w:val="24"/>
              </w:rPr>
              <w:t>Processed Response String object</w:t>
            </w:r>
          </w:p>
        </w:tc>
        <w:tc>
          <w:tcPr>
            <w:tcW w:w="2311" w:type="dxa"/>
          </w:tcPr>
          <w:p w14:paraId="4B5A8372" w14:textId="77777777" w:rsidR="001820A2" w:rsidRPr="00B74F65" w:rsidRDefault="001820A2" w:rsidP="00F04268">
            <w:pPr>
              <w:rPr>
                <w:rFonts w:cstheme="minorHAnsi"/>
                <w:color w:val="000000"/>
                <w:sz w:val="24"/>
                <w:szCs w:val="24"/>
              </w:rPr>
            </w:pPr>
            <w:r w:rsidRPr="00B74F65">
              <w:rPr>
                <w:rFonts w:cstheme="minorHAnsi"/>
                <w:sz w:val="24"/>
                <w:szCs w:val="24"/>
              </w:rPr>
              <w:t>Processed Response String object of IP reputation object.</w:t>
            </w:r>
          </w:p>
        </w:tc>
      </w:tr>
      <w:tr w:rsidR="001820A2" w:rsidRPr="00B74F65" w14:paraId="78CDBCEE" w14:textId="77777777" w:rsidTr="00F04268">
        <w:tc>
          <w:tcPr>
            <w:tcW w:w="3135" w:type="dxa"/>
          </w:tcPr>
          <w:p w14:paraId="1DE5380F" w14:textId="77777777" w:rsidR="001820A2" w:rsidRPr="00B74F65" w:rsidRDefault="001820A2" w:rsidP="00F04268">
            <w:pPr>
              <w:rPr>
                <w:rFonts w:cstheme="minorHAnsi"/>
                <w:color w:val="000000"/>
                <w:sz w:val="24"/>
                <w:szCs w:val="24"/>
              </w:rPr>
            </w:pPr>
            <w:proofErr w:type="spellStart"/>
            <w:r w:rsidRPr="00B74F65">
              <w:rPr>
                <w:rFonts w:cstheme="minorHAnsi"/>
                <w:color w:val="000000"/>
                <w:sz w:val="24"/>
                <w:szCs w:val="24"/>
              </w:rPr>
              <w:t>ipqs.urlreputation.json.raw</w:t>
            </w:r>
            <w:proofErr w:type="spellEnd"/>
          </w:p>
          <w:p w14:paraId="7DA4538A" w14:textId="77777777" w:rsidR="001820A2" w:rsidRPr="00B74F65" w:rsidRDefault="001820A2" w:rsidP="00F04268">
            <w:pPr>
              <w:rPr>
                <w:rFonts w:cstheme="minorHAnsi"/>
                <w:color w:val="000000"/>
                <w:sz w:val="24"/>
                <w:szCs w:val="24"/>
              </w:rPr>
            </w:pPr>
          </w:p>
        </w:tc>
        <w:tc>
          <w:tcPr>
            <w:tcW w:w="1486" w:type="dxa"/>
          </w:tcPr>
          <w:p w14:paraId="2425C8E6" w14:textId="77777777" w:rsidR="001820A2" w:rsidRPr="00B74F65" w:rsidRDefault="001820A2" w:rsidP="00F04268">
            <w:pPr>
              <w:rPr>
                <w:rFonts w:cstheme="minorHAnsi"/>
                <w:sz w:val="24"/>
                <w:szCs w:val="24"/>
              </w:rPr>
            </w:pPr>
            <w:r w:rsidRPr="00B74F65">
              <w:rPr>
                <w:rFonts w:cstheme="minorHAnsi"/>
                <w:sz w:val="24"/>
                <w:szCs w:val="24"/>
              </w:rPr>
              <w:t>String</w:t>
            </w:r>
          </w:p>
        </w:tc>
        <w:tc>
          <w:tcPr>
            <w:tcW w:w="2310" w:type="dxa"/>
          </w:tcPr>
          <w:p w14:paraId="5898EB75" w14:textId="77777777" w:rsidR="001820A2" w:rsidRPr="00B74F65" w:rsidRDefault="001820A2" w:rsidP="00F04268">
            <w:pPr>
              <w:rPr>
                <w:rFonts w:cstheme="minorHAnsi"/>
                <w:sz w:val="24"/>
                <w:szCs w:val="24"/>
              </w:rPr>
            </w:pPr>
            <w:r w:rsidRPr="00B74F65">
              <w:rPr>
                <w:rFonts w:cstheme="minorHAnsi"/>
                <w:sz w:val="24"/>
                <w:szCs w:val="24"/>
              </w:rPr>
              <w:t xml:space="preserve"> Response String object</w:t>
            </w:r>
          </w:p>
        </w:tc>
        <w:tc>
          <w:tcPr>
            <w:tcW w:w="2311" w:type="dxa"/>
          </w:tcPr>
          <w:p w14:paraId="7D8DC16A" w14:textId="77777777" w:rsidR="001820A2" w:rsidRPr="00B74F65" w:rsidRDefault="001820A2" w:rsidP="00F04268">
            <w:pPr>
              <w:rPr>
                <w:rFonts w:cstheme="minorHAnsi"/>
                <w:color w:val="000000"/>
                <w:sz w:val="24"/>
                <w:szCs w:val="24"/>
              </w:rPr>
            </w:pPr>
            <w:r w:rsidRPr="00B74F65">
              <w:rPr>
                <w:rFonts w:cstheme="minorHAnsi"/>
                <w:color w:val="000000"/>
                <w:sz w:val="24"/>
                <w:szCs w:val="24"/>
              </w:rPr>
              <w:t xml:space="preserve">Raw response object from </w:t>
            </w:r>
            <w:r w:rsidRPr="00B74F65">
              <w:rPr>
                <w:rFonts w:eastAsia="Times New Roman" w:cstheme="minorHAnsi"/>
                <w:sz w:val="24"/>
                <w:szCs w:val="24"/>
                <w:lang w:eastAsia="en-IN"/>
              </w:rPr>
              <w:t>IPQualityScore</w:t>
            </w:r>
            <w:r w:rsidRPr="00B74F65">
              <w:rPr>
                <w:rFonts w:eastAsia="Times New Roman" w:cstheme="minorHAnsi"/>
                <w:color w:val="0E101A"/>
                <w:sz w:val="24"/>
                <w:szCs w:val="24"/>
                <w:lang w:eastAsia="en-IN"/>
              </w:rPr>
              <w:t xml:space="preserve"> API </w:t>
            </w:r>
            <w:r w:rsidRPr="00B74F65">
              <w:rPr>
                <w:rFonts w:cstheme="minorHAnsi"/>
                <w:color w:val="000000"/>
                <w:sz w:val="24"/>
                <w:szCs w:val="24"/>
              </w:rPr>
              <w:t>for debugging purposes.</w:t>
            </w:r>
          </w:p>
          <w:p w14:paraId="4241FE83" w14:textId="77777777" w:rsidR="001820A2" w:rsidRPr="00B74F65" w:rsidRDefault="001820A2" w:rsidP="00F04268">
            <w:pPr>
              <w:rPr>
                <w:rFonts w:cstheme="minorHAnsi"/>
                <w:color w:val="000000"/>
                <w:sz w:val="24"/>
                <w:szCs w:val="24"/>
              </w:rPr>
            </w:pPr>
          </w:p>
        </w:tc>
      </w:tr>
      <w:tr w:rsidR="001820A2" w:rsidRPr="00B74F65" w14:paraId="0FA1FBDC" w14:textId="77777777" w:rsidTr="00F04268">
        <w:tc>
          <w:tcPr>
            <w:tcW w:w="3135" w:type="dxa"/>
          </w:tcPr>
          <w:p w14:paraId="07D5F265" w14:textId="77777777" w:rsidR="001820A2" w:rsidRPr="00B74F65" w:rsidRDefault="001820A2" w:rsidP="00F04268">
            <w:pPr>
              <w:rPr>
                <w:rFonts w:cstheme="minorHAnsi"/>
                <w:color w:val="000000"/>
                <w:sz w:val="24"/>
                <w:szCs w:val="24"/>
              </w:rPr>
            </w:pPr>
            <w:proofErr w:type="spellStart"/>
            <w:proofErr w:type="gramStart"/>
            <w:r w:rsidRPr="00B74F65">
              <w:rPr>
                <w:rFonts w:cstheme="minorHAnsi"/>
                <w:color w:val="000000"/>
                <w:sz w:val="24"/>
                <w:szCs w:val="24"/>
              </w:rPr>
              <w:t>ipqs.urlreputation</w:t>
            </w:r>
            <w:proofErr w:type="gramEnd"/>
            <w:r w:rsidRPr="00B74F65">
              <w:rPr>
                <w:rFonts w:cstheme="minorHAnsi"/>
                <w:color w:val="000000"/>
                <w:sz w:val="24"/>
                <w:szCs w:val="24"/>
              </w:rPr>
              <w:t>.results.data</w:t>
            </w:r>
            <w:proofErr w:type="spellEnd"/>
          </w:p>
          <w:p w14:paraId="35C0D0F4" w14:textId="77777777" w:rsidR="001820A2" w:rsidRPr="00B74F65" w:rsidRDefault="001820A2" w:rsidP="00F04268">
            <w:pPr>
              <w:rPr>
                <w:rFonts w:cstheme="minorHAnsi"/>
                <w:color w:val="000000"/>
                <w:sz w:val="24"/>
                <w:szCs w:val="24"/>
              </w:rPr>
            </w:pPr>
          </w:p>
        </w:tc>
        <w:tc>
          <w:tcPr>
            <w:tcW w:w="1486" w:type="dxa"/>
          </w:tcPr>
          <w:p w14:paraId="411CE653" w14:textId="77777777" w:rsidR="001820A2" w:rsidRPr="00B74F65" w:rsidRDefault="001820A2" w:rsidP="00F04268">
            <w:pPr>
              <w:rPr>
                <w:rFonts w:cstheme="minorHAnsi"/>
                <w:sz w:val="24"/>
                <w:szCs w:val="24"/>
              </w:rPr>
            </w:pPr>
            <w:r w:rsidRPr="00B74F65">
              <w:rPr>
                <w:rFonts w:cstheme="minorHAnsi"/>
                <w:sz w:val="24"/>
                <w:szCs w:val="24"/>
              </w:rPr>
              <w:t>String</w:t>
            </w:r>
          </w:p>
        </w:tc>
        <w:tc>
          <w:tcPr>
            <w:tcW w:w="2310" w:type="dxa"/>
          </w:tcPr>
          <w:p w14:paraId="0CBCD526" w14:textId="77777777" w:rsidR="001820A2" w:rsidRPr="00B74F65" w:rsidRDefault="001820A2" w:rsidP="00F04268">
            <w:pPr>
              <w:rPr>
                <w:rFonts w:cstheme="minorHAnsi"/>
                <w:sz w:val="24"/>
                <w:szCs w:val="24"/>
              </w:rPr>
            </w:pPr>
            <w:r w:rsidRPr="00B74F65">
              <w:rPr>
                <w:rFonts w:cstheme="minorHAnsi"/>
                <w:sz w:val="24"/>
                <w:szCs w:val="24"/>
              </w:rPr>
              <w:t xml:space="preserve"> Response String object</w:t>
            </w:r>
          </w:p>
        </w:tc>
        <w:tc>
          <w:tcPr>
            <w:tcW w:w="2311" w:type="dxa"/>
          </w:tcPr>
          <w:p w14:paraId="4349C1DC" w14:textId="77777777" w:rsidR="001820A2" w:rsidRPr="00B74F65" w:rsidRDefault="001820A2" w:rsidP="00F04268">
            <w:pPr>
              <w:rPr>
                <w:rFonts w:cstheme="minorHAnsi"/>
                <w:color w:val="000000"/>
                <w:sz w:val="24"/>
                <w:szCs w:val="24"/>
              </w:rPr>
            </w:pPr>
            <w:r w:rsidRPr="00B74F65">
              <w:rPr>
                <w:rFonts w:cstheme="minorHAnsi"/>
                <w:color w:val="000000"/>
                <w:sz w:val="24"/>
                <w:szCs w:val="24"/>
              </w:rPr>
              <w:t xml:space="preserve">Raw response object from </w:t>
            </w:r>
            <w:r w:rsidRPr="00B74F65">
              <w:rPr>
                <w:rFonts w:eastAsia="Times New Roman" w:cstheme="minorHAnsi"/>
                <w:sz w:val="24"/>
                <w:szCs w:val="24"/>
                <w:lang w:eastAsia="en-IN"/>
              </w:rPr>
              <w:t>IPQualityScore</w:t>
            </w:r>
            <w:r w:rsidRPr="00B74F65">
              <w:rPr>
                <w:rFonts w:eastAsia="Times New Roman" w:cstheme="minorHAnsi"/>
                <w:color w:val="0E101A"/>
                <w:sz w:val="24"/>
                <w:szCs w:val="24"/>
                <w:lang w:eastAsia="en-IN"/>
              </w:rPr>
              <w:t xml:space="preserve"> API </w:t>
            </w:r>
            <w:r w:rsidRPr="00B74F65">
              <w:rPr>
                <w:rFonts w:cstheme="minorHAnsi"/>
                <w:color w:val="000000"/>
                <w:sz w:val="24"/>
                <w:szCs w:val="24"/>
              </w:rPr>
              <w:t>for debugging purposes.</w:t>
            </w:r>
          </w:p>
          <w:p w14:paraId="7F9EF174" w14:textId="77777777" w:rsidR="001820A2" w:rsidRPr="00B74F65" w:rsidRDefault="001820A2" w:rsidP="00F04268">
            <w:pPr>
              <w:rPr>
                <w:rFonts w:cstheme="minorHAnsi"/>
                <w:color w:val="000000"/>
                <w:sz w:val="24"/>
                <w:szCs w:val="24"/>
              </w:rPr>
            </w:pPr>
          </w:p>
        </w:tc>
      </w:tr>
    </w:tbl>
    <w:p w14:paraId="5447DF31" w14:textId="77777777" w:rsidR="001820A2" w:rsidRPr="00B74F65" w:rsidRDefault="001820A2" w:rsidP="001820A2">
      <w:pPr>
        <w:rPr>
          <w:rFonts w:cstheme="minorHAnsi"/>
          <w:sz w:val="24"/>
          <w:szCs w:val="24"/>
        </w:rPr>
      </w:pPr>
    </w:p>
    <w:p w14:paraId="644A4473" w14:textId="77777777" w:rsidR="001820A2" w:rsidRPr="00B74F65" w:rsidRDefault="001820A2" w:rsidP="001820A2">
      <w:pPr>
        <w:rPr>
          <w:rFonts w:cstheme="minorHAnsi"/>
          <w:sz w:val="24"/>
          <w:szCs w:val="24"/>
        </w:rPr>
      </w:pPr>
    </w:p>
    <w:p w14:paraId="1030CDF7" w14:textId="77777777" w:rsidR="001820A2" w:rsidRPr="00B74F65" w:rsidRDefault="001820A2" w:rsidP="001820A2">
      <w:pPr>
        <w:rPr>
          <w:rFonts w:cstheme="minorHAnsi"/>
          <w:sz w:val="24"/>
          <w:szCs w:val="24"/>
        </w:rPr>
      </w:pPr>
      <w:proofErr w:type="spellStart"/>
      <w:r w:rsidRPr="00B74F65">
        <w:rPr>
          <w:rFonts w:cstheme="minorHAnsi"/>
          <w:b/>
          <w:bCs/>
          <w:color w:val="000000"/>
          <w:sz w:val="24"/>
          <w:szCs w:val="24"/>
        </w:rPr>
        <w:t>ipqs.ipreputation.json.raw</w:t>
      </w:r>
      <w:proofErr w:type="spellEnd"/>
      <w:r w:rsidRPr="00B74F65">
        <w:rPr>
          <w:rFonts w:cstheme="minorHAnsi"/>
          <w:color w:val="000000"/>
          <w:sz w:val="24"/>
          <w:szCs w:val="24"/>
        </w:rPr>
        <w:t xml:space="preserve"> </w:t>
      </w:r>
      <w:r w:rsidRPr="00B74F65">
        <w:rPr>
          <w:rFonts w:cstheme="minorHAnsi"/>
          <w:sz w:val="24"/>
          <w:szCs w:val="24"/>
        </w:rPr>
        <w:t xml:space="preserve">, this output variable contains the JSON object containing the IP Address reputation data, that can be extracted using </w:t>
      </w:r>
      <w:proofErr w:type="spellStart"/>
      <w:r w:rsidRPr="00B74F65">
        <w:rPr>
          <w:rFonts w:cstheme="minorHAnsi"/>
          <w:sz w:val="24"/>
          <w:szCs w:val="24"/>
        </w:rPr>
        <w:t>JMESPath</w:t>
      </w:r>
      <w:proofErr w:type="spellEnd"/>
      <w:r w:rsidRPr="00B74F65">
        <w:rPr>
          <w:rFonts w:cstheme="minorHAnsi"/>
          <w:sz w:val="24"/>
          <w:szCs w:val="24"/>
        </w:rPr>
        <w:t xml:space="preserve"> App.</w:t>
      </w:r>
    </w:p>
    <w:tbl>
      <w:tblPr>
        <w:tblStyle w:val="TableGrid"/>
        <w:tblW w:w="0" w:type="auto"/>
        <w:tblLook w:val="04A0" w:firstRow="1" w:lastRow="0" w:firstColumn="1" w:lastColumn="0" w:noHBand="0" w:noVBand="1"/>
      </w:tblPr>
      <w:tblGrid>
        <w:gridCol w:w="3072"/>
        <w:gridCol w:w="2731"/>
        <w:gridCol w:w="3213"/>
      </w:tblGrid>
      <w:tr w:rsidR="001820A2" w:rsidRPr="00B74F65" w14:paraId="4C784617" w14:textId="77777777" w:rsidTr="00F04268">
        <w:tc>
          <w:tcPr>
            <w:tcW w:w="3072" w:type="dxa"/>
            <w:shd w:val="clear" w:color="auto" w:fill="E7E6E6" w:themeFill="background2"/>
          </w:tcPr>
          <w:p w14:paraId="3B5A3C92" w14:textId="77777777" w:rsidR="001820A2" w:rsidRPr="00B74F65" w:rsidRDefault="001820A2" w:rsidP="00F04268">
            <w:pPr>
              <w:rPr>
                <w:rFonts w:cstheme="minorHAnsi"/>
                <w:b/>
                <w:bCs/>
                <w:color w:val="000000"/>
                <w:sz w:val="24"/>
                <w:szCs w:val="24"/>
              </w:rPr>
            </w:pPr>
            <w:r w:rsidRPr="00B74F65">
              <w:rPr>
                <w:rFonts w:cstheme="minorHAnsi"/>
                <w:b/>
                <w:bCs/>
                <w:color w:val="000000" w:themeColor="text1"/>
                <w:sz w:val="24"/>
                <w:szCs w:val="24"/>
              </w:rPr>
              <w:t>Attribute Name</w:t>
            </w:r>
          </w:p>
        </w:tc>
        <w:tc>
          <w:tcPr>
            <w:tcW w:w="2731" w:type="dxa"/>
            <w:shd w:val="clear" w:color="auto" w:fill="E7E6E6" w:themeFill="background2"/>
          </w:tcPr>
          <w:p w14:paraId="0FD27D97" w14:textId="77777777" w:rsidR="001820A2" w:rsidRPr="00B74F65" w:rsidRDefault="001820A2" w:rsidP="00F04268">
            <w:pPr>
              <w:rPr>
                <w:rFonts w:cstheme="minorHAnsi"/>
                <w:b/>
                <w:bCs/>
                <w:color w:val="000000" w:themeColor="text1"/>
                <w:sz w:val="24"/>
                <w:szCs w:val="24"/>
              </w:rPr>
            </w:pPr>
            <w:r w:rsidRPr="00B74F65">
              <w:rPr>
                <w:rFonts w:cstheme="minorHAnsi"/>
                <w:b/>
                <w:bCs/>
                <w:color w:val="000000" w:themeColor="text1"/>
                <w:sz w:val="24"/>
                <w:szCs w:val="24"/>
              </w:rPr>
              <w:t>Attribute Type</w:t>
            </w:r>
          </w:p>
        </w:tc>
        <w:tc>
          <w:tcPr>
            <w:tcW w:w="3213" w:type="dxa"/>
            <w:shd w:val="clear" w:color="auto" w:fill="E7E6E6" w:themeFill="background2"/>
          </w:tcPr>
          <w:p w14:paraId="1928C773" w14:textId="77777777" w:rsidR="001820A2" w:rsidRPr="00B74F65" w:rsidRDefault="001820A2" w:rsidP="00F04268">
            <w:pPr>
              <w:rPr>
                <w:rFonts w:cstheme="minorHAnsi"/>
                <w:b/>
                <w:bCs/>
                <w:color w:val="000000"/>
                <w:sz w:val="24"/>
                <w:szCs w:val="24"/>
              </w:rPr>
            </w:pPr>
            <w:r w:rsidRPr="00B74F65">
              <w:rPr>
                <w:rFonts w:cstheme="minorHAnsi"/>
                <w:b/>
                <w:bCs/>
                <w:color w:val="000000" w:themeColor="text1"/>
                <w:sz w:val="24"/>
                <w:szCs w:val="24"/>
              </w:rPr>
              <w:t>Attribute Description</w:t>
            </w:r>
          </w:p>
        </w:tc>
      </w:tr>
      <w:tr w:rsidR="001820A2" w:rsidRPr="00B74F65" w14:paraId="05D0F138" w14:textId="77777777" w:rsidTr="00F04268">
        <w:tc>
          <w:tcPr>
            <w:tcW w:w="3072" w:type="dxa"/>
          </w:tcPr>
          <w:p w14:paraId="3D25CCDA"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4"/>
                <w:szCs w:val="24"/>
              </w:rPr>
            </w:pPr>
            <w:r w:rsidRPr="00B74F65">
              <w:rPr>
                <w:rFonts w:cstheme="minorHAnsi"/>
                <w:color w:val="3B3B3B"/>
                <w:sz w:val="24"/>
                <w:szCs w:val="24"/>
                <w:shd w:val="clear" w:color="auto" w:fill="FFFFFF"/>
              </w:rPr>
              <w:lastRenderedPageBreak/>
              <w:t>proxy</w:t>
            </w:r>
          </w:p>
        </w:tc>
        <w:tc>
          <w:tcPr>
            <w:tcW w:w="2731" w:type="dxa"/>
          </w:tcPr>
          <w:p w14:paraId="6E30A1A2"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5AB5A6E8" w14:textId="77777777" w:rsidR="001820A2" w:rsidRPr="00B74F65" w:rsidRDefault="001820A2" w:rsidP="00F04268">
            <w:pPr>
              <w:rPr>
                <w:rFonts w:cstheme="minorHAnsi"/>
                <w:color w:val="000000"/>
                <w:sz w:val="24"/>
                <w:szCs w:val="24"/>
              </w:rPr>
            </w:pPr>
            <w:r w:rsidRPr="00B74F65">
              <w:rPr>
                <w:rFonts w:cstheme="minorHAnsi"/>
                <w:color w:val="3B3B3B"/>
                <w:sz w:val="24"/>
                <w:szCs w:val="24"/>
                <w:shd w:val="clear" w:color="auto" w:fill="FFFFFF"/>
              </w:rPr>
              <w:t>Is this IP address suspected to be a proxy? (SOCKS, Elite, Anonymous, VPN, Tor, etc.)</w:t>
            </w:r>
          </w:p>
        </w:tc>
      </w:tr>
      <w:tr w:rsidR="001820A2" w:rsidRPr="00B74F65" w14:paraId="2CFEC219" w14:textId="77777777" w:rsidTr="00F04268">
        <w:tc>
          <w:tcPr>
            <w:tcW w:w="3072" w:type="dxa"/>
          </w:tcPr>
          <w:p w14:paraId="3BC2AA24"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4"/>
                <w:szCs w:val="24"/>
              </w:rPr>
            </w:pPr>
            <w:r w:rsidRPr="00B74F65">
              <w:rPr>
                <w:rFonts w:cstheme="minorHAnsi"/>
                <w:color w:val="3B3B3B"/>
                <w:sz w:val="24"/>
                <w:szCs w:val="24"/>
                <w:shd w:val="clear" w:color="auto" w:fill="FFFFFF"/>
              </w:rPr>
              <w:t>host</w:t>
            </w:r>
          </w:p>
        </w:tc>
        <w:tc>
          <w:tcPr>
            <w:tcW w:w="2731" w:type="dxa"/>
          </w:tcPr>
          <w:p w14:paraId="3605F4C8"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1D8C5DFF" w14:textId="77777777" w:rsidR="001820A2" w:rsidRPr="00B74F65" w:rsidRDefault="001820A2" w:rsidP="00F04268">
            <w:pPr>
              <w:rPr>
                <w:rFonts w:cstheme="minorHAnsi"/>
                <w:color w:val="000000"/>
                <w:sz w:val="24"/>
                <w:szCs w:val="24"/>
              </w:rPr>
            </w:pPr>
            <w:r w:rsidRPr="00B74F65">
              <w:rPr>
                <w:rFonts w:cstheme="minorHAnsi"/>
                <w:color w:val="000000" w:themeColor="text1"/>
                <w:sz w:val="24"/>
                <w:szCs w:val="24"/>
              </w:rPr>
              <w:t>The certificate name for passive DNS record</w:t>
            </w:r>
          </w:p>
        </w:tc>
      </w:tr>
      <w:tr w:rsidR="001820A2" w:rsidRPr="00B74F65" w14:paraId="2E1D762D" w14:textId="77777777" w:rsidTr="00F04268">
        <w:tc>
          <w:tcPr>
            <w:tcW w:w="3072" w:type="dxa"/>
          </w:tcPr>
          <w:p w14:paraId="44691758"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ISP</w:t>
            </w:r>
          </w:p>
        </w:tc>
        <w:tc>
          <w:tcPr>
            <w:tcW w:w="2731" w:type="dxa"/>
          </w:tcPr>
          <w:p w14:paraId="0EB151C8"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439B0BB8"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ISP if one is known. Otherwise "N/A".</w:t>
            </w:r>
          </w:p>
        </w:tc>
      </w:tr>
      <w:tr w:rsidR="001820A2" w:rsidRPr="00B74F65" w14:paraId="7202693A" w14:textId="77777777" w:rsidTr="00F04268">
        <w:tc>
          <w:tcPr>
            <w:tcW w:w="3072" w:type="dxa"/>
          </w:tcPr>
          <w:p w14:paraId="3B4B5824"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Organization</w:t>
            </w:r>
          </w:p>
        </w:tc>
        <w:tc>
          <w:tcPr>
            <w:tcW w:w="2731" w:type="dxa"/>
          </w:tcPr>
          <w:p w14:paraId="548134F8"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7BD9EA67"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Organization if one is known. Can be parent company or sub company of the listed ISP. Otherwise "N/A".</w:t>
            </w:r>
          </w:p>
        </w:tc>
      </w:tr>
      <w:tr w:rsidR="001820A2" w:rsidRPr="00B74F65" w14:paraId="269E8B46" w14:textId="77777777" w:rsidTr="00F04268">
        <w:tc>
          <w:tcPr>
            <w:tcW w:w="3072" w:type="dxa"/>
          </w:tcPr>
          <w:p w14:paraId="618BC0FE"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ASN</w:t>
            </w:r>
          </w:p>
        </w:tc>
        <w:tc>
          <w:tcPr>
            <w:tcW w:w="2731" w:type="dxa"/>
          </w:tcPr>
          <w:p w14:paraId="4977B1E8"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integer</w:t>
            </w:r>
          </w:p>
        </w:tc>
        <w:tc>
          <w:tcPr>
            <w:tcW w:w="3213" w:type="dxa"/>
          </w:tcPr>
          <w:p w14:paraId="0FF0DEC3"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Autonomous System Number if one is known. Null if nonexistent.</w:t>
            </w:r>
          </w:p>
        </w:tc>
      </w:tr>
      <w:tr w:rsidR="001820A2" w:rsidRPr="00B74F65" w14:paraId="1039454B" w14:textId="77777777" w:rsidTr="00F04268">
        <w:tc>
          <w:tcPr>
            <w:tcW w:w="3072" w:type="dxa"/>
          </w:tcPr>
          <w:p w14:paraId="2B51CB41"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country_code</w:t>
            </w:r>
            <w:proofErr w:type="spellEnd"/>
          </w:p>
        </w:tc>
        <w:tc>
          <w:tcPr>
            <w:tcW w:w="2731" w:type="dxa"/>
          </w:tcPr>
          <w:p w14:paraId="7BEF59BF"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2852EC20" w14:textId="77777777" w:rsidR="001820A2" w:rsidRPr="00B74F65" w:rsidRDefault="001820A2" w:rsidP="00F04268">
            <w:pPr>
              <w:rPr>
                <w:rFonts w:cstheme="minorHAnsi"/>
                <w:color w:val="3B3B3B"/>
                <w:sz w:val="24"/>
                <w:szCs w:val="24"/>
                <w:shd w:val="clear" w:color="auto" w:fill="FFFFFF"/>
              </w:rPr>
            </w:pPr>
            <w:proofErr w:type="gramStart"/>
            <w:r w:rsidRPr="00B74F65">
              <w:rPr>
                <w:rFonts w:cstheme="minorHAnsi"/>
                <w:color w:val="3B3B3B"/>
                <w:sz w:val="24"/>
                <w:szCs w:val="24"/>
                <w:shd w:val="clear" w:color="auto" w:fill="FFFFFF"/>
              </w:rPr>
              <w:t>Two character</w:t>
            </w:r>
            <w:proofErr w:type="gramEnd"/>
            <w:r w:rsidRPr="00B74F65">
              <w:rPr>
                <w:rFonts w:cstheme="minorHAnsi"/>
                <w:color w:val="3B3B3B"/>
                <w:sz w:val="24"/>
                <w:szCs w:val="24"/>
                <w:shd w:val="clear" w:color="auto" w:fill="FFFFFF"/>
              </w:rPr>
              <w:t xml:space="preserve"> country code of IP address or "N/A" if unknown.</w:t>
            </w:r>
          </w:p>
        </w:tc>
      </w:tr>
      <w:tr w:rsidR="001820A2" w:rsidRPr="00B74F65" w14:paraId="4B877D7B" w14:textId="77777777" w:rsidTr="00F04268">
        <w:tc>
          <w:tcPr>
            <w:tcW w:w="3072" w:type="dxa"/>
          </w:tcPr>
          <w:p w14:paraId="00241488"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city</w:t>
            </w:r>
          </w:p>
        </w:tc>
        <w:tc>
          <w:tcPr>
            <w:tcW w:w="2731" w:type="dxa"/>
          </w:tcPr>
          <w:p w14:paraId="0334676C"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0C704EB0"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City of IP address if available or "N/A" if unknown.</w:t>
            </w:r>
          </w:p>
        </w:tc>
      </w:tr>
      <w:tr w:rsidR="001820A2" w:rsidRPr="00B74F65" w14:paraId="4BDA8709" w14:textId="77777777" w:rsidTr="00F04268">
        <w:tc>
          <w:tcPr>
            <w:tcW w:w="3072" w:type="dxa"/>
          </w:tcPr>
          <w:p w14:paraId="27E5C38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region</w:t>
            </w:r>
          </w:p>
        </w:tc>
        <w:tc>
          <w:tcPr>
            <w:tcW w:w="2731" w:type="dxa"/>
          </w:tcPr>
          <w:p w14:paraId="348B8436"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675BE7DA"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Region (state) of IP address if available or "N/A" if unknown.</w:t>
            </w:r>
          </w:p>
        </w:tc>
      </w:tr>
      <w:tr w:rsidR="001820A2" w:rsidRPr="00B74F65" w14:paraId="413FAB54" w14:textId="77777777" w:rsidTr="00F04268">
        <w:tc>
          <w:tcPr>
            <w:tcW w:w="3072" w:type="dxa"/>
          </w:tcPr>
          <w:p w14:paraId="197B533E"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timezone</w:t>
            </w:r>
            <w:proofErr w:type="spellEnd"/>
          </w:p>
        </w:tc>
        <w:tc>
          <w:tcPr>
            <w:tcW w:w="2731" w:type="dxa"/>
          </w:tcPr>
          <w:p w14:paraId="2B352560"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30E7A207"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Timezone</w:t>
            </w:r>
            <w:proofErr w:type="spellEnd"/>
            <w:r w:rsidRPr="00B74F65">
              <w:rPr>
                <w:rFonts w:cstheme="minorHAnsi"/>
                <w:color w:val="3B3B3B"/>
                <w:sz w:val="24"/>
                <w:szCs w:val="24"/>
                <w:shd w:val="clear" w:color="auto" w:fill="FFFFFF"/>
              </w:rPr>
              <w:t xml:space="preserve"> of IP address if available or "N/A" if unknown.</w:t>
            </w:r>
          </w:p>
        </w:tc>
      </w:tr>
      <w:tr w:rsidR="001820A2" w:rsidRPr="00B74F65" w14:paraId="327B6605" w14:textId="77777777" w:rsidTr="00F04268">
        <w:tc>
          <w:tcPr>
            <w:tcW w:w="3072" w:type="dxa"/>
          </w:tcPr>
          <w:p w14:paraId="429C859D"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latitude</w:t>
            </w:r>
          </w:p>
        </w:tc>
        <w:tc>
          <w:tcPr>
            <w:tcW w:w="2731" w:type="dxa"/>
          </w:tcPr>
          <w:p w14:paraId="09BEB88C"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float</w:t>
            </w:r>
          </w:p>
        </w:tc>
        <w:tc>
          <w:tcPr>
            <w:tcW w:w="3213" w:type="dxa"/>
          </w:tcPr>
          <w:p w14:paraId="74BA8489"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Latitude of IP address if available or "N/A" if unknown.</w:t>
            </w:r>
          </w:p>
        </w:tc>
      </w:tr>
      <w:tr w:rsidR="001820A2" w:rsidRPr="00B74F65" w14:paraId="4A27D546" w14:textId="77777777" w:rsidTr="00F04268">
        <w:tc>
          <w:tcPr>
            <w:tcW w:w="3072" w:type="dxa"/>
          </w:tcPr>
          <w:p w14:paraId="4305972C"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longitude</w:t>
            </w:r>
          </w:p>
        </w:tc>
        <w:tc>
          <w:tcPr>
            <w:tcW w:w="2731" w:type="dxa"/>
          </w:tcPr>
          <w:p w14:paraId="48854628"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float</w:t>
            </w:r>
          </w:p>
        </w:tc>
        <w:tc>
          <w:tcPr>
            <w:tcW w:w="3213" w:type="dxa"/>
          </w:tcPr>
          <w:p w14:paraId="3BE137D6"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Longitude of IP address if available or "N/A" if unknown.</w:t>
            </w:r>
          </w:p>
        </w:tc>
      </w:tr>
      <w:tr w:rsidR="001820A2" w:rsidRPr="00B74F65" w14:paraId="52B0EAEB" w14:textId="77777777" w:rsidTr="00F04268">
        <w:tc>
          <w:tcPr>
            <w:tcW w:w="3072" w:type="dxa"/>
          </w:tcPr>
          <w:p w14:paraId="752DB1AC"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is_crawler</w:t>
            </w:r>
            <w:proofErr w:type="spellEnd"/>
          </w:p>
        </w:tc>
        <w:tc>
          <w:tcPr>
            <w:tcW w:w="2731" w:type="dxa"/>
          </w:tcPr>
          <w:p w14:paraId="75060C1E"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040BC5D3"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 xml:space="preserve">Is this IP associated with being a confirmed crawler from a mainstream search engine such as Googlebot, </w:t>
            </w:r>
            <w:proofErr w:type="spellStart"/>
            <w:r w:rsidRPr="00B74F65">
              <w:rPr>
                <w:rFonts w:cstheme="minorHAnsi"/>
                <w:color w:val="3B3B3B"/>
                <w:sz w:val="24"/>
                <w:szCs w:val="24"/>
                <w:shd w:val="clear" w:color="auto" w:fill="FFFFFF"/>
              </w:rPr>
              <w:t>Bingbot</w:t>
            </w:r>
            <w:proofErr w:type="spellEnd"/>
            <w:r w:rsidRPr="00B74F65">
              <w:rPr>
                <w:rFonts w:cstheme="minorHAnsi"/>
                <w:color w:val="3B3B3B"/>
                <w:sz w:val="24"/>
                <w:szCs w:val="24"/>
                <w:shd w:val="clear" w:color="auto" w:fill="FFFFFF"/>
              </w:rPr>
              <w:t xml:space="preserve">, Yandex, etc. based on hostname or IP address </w:t>
            </w:r>
            <w:proofErr w:type="gramStart"/>
            <w:r w:rsidRPr="00B74F65">
              <w:rPr>
                <w:rFonts w:cstheme="minorHAnsi"/>
                <w:color w:val="3B3B3B"/>
                <w:sz w:val="24"/>
                <w:szCs w:val="24"/>
                <w:shd w:val="clear" w:color="auto" w:fill="FFFFFF"/>
              </w:rPr>
              <w:t>verification.</w:t>
            </w:r>
            <w:proofErr w:type="gramEnd"/>
          </w:p>
        </w:tc>
      </w:tr>
      <w:tr w:rsidR="001820A2" w:rsidRPr="00B74F65" w14:paraId="0C178205" w14:textId="77777777" w:rsidTr="00F04268">
        <w:tc>
          <w:tcPr>
            <w:tcW w:w="3072" w:type="dxa"/>
          </w:tcPr>
          <w:p w14:paraId="68312D35"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connection_type</w:t>
            </w:r>
            <w:proofErr w:type="spellEnd"/>
          </w:p>
        </w:tc>
        <w:tc>
          <w:tcPr>
            <w:tcW w:w="2731" w:type="dxa"/>
          </w:tcPr>
          <w:p w14:paraId="41A0436A"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3C470855"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Classification of the IP address connection type as "Residential", "Corporate", "Education", "Mobile", or "Data Center".</w:t>
            </w:r>
          </w:p>
        </w:tc>
      </w:tr>
      <w:tr w:rsidR="001820A2" w:rsidRPr="00B74F65" w14:paraId="0A26AF07" w14:textId="77777777" w:rsidTr="00F04268">
        <w:tc>
          <w:tcPr>
            <w:tcW w:w="3072" w:type="dxa"/>
          </w:tcPr>
          <w:p w14:paraId="7CE3A4D2"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recent_abuse</w:t>
            </w:r>
            <w:proofErr w:type="spellEnd"/>
          </w:p>
        </w:tc>
        <w:tc>
          <w:tcPr>
            <w:tcW w:w="2731" w:type="dxa"/>
          </w:tcPr>
          <w:p w14:paraId="44371688"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10683E32"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 xml:space="preserve">This value will indicate if there has been any recently verified abuse across our network for this IP address. Abuse could be a confirmed chargeback, compromised device, fake app install, or similar malicious </w:t>
            </w:r>
            <w:r w:rsidRPr="00B74F65">
              <w:rPr>
                <w:rFonts w:cstheme="minorHAnsi"/>
                <w:color w:val="3B3B3B"/>
                <w:sz w:val="24"/>
                <w:szCs w:val="24"/>
                <w:shd w:val="clear" w:color="auto" w:fill="FFFFFF"/>
              </w:rPr>
              <w:lastRenderedPageBreak/>
              <w:t>behavior within the past few days.</w:t>
            </w:r>
          </w:p>
        </w:tc>
      </w:tr>
      <w:tr w:rsidR="001820A2" w:rsidRPr="00B74F65" w14:paraId="2A127828" w14:textId="77777777" w:rsidTr="00F04268">
        <w:tc>
          <w:tcPr>
            <w:tcW w:w="3072" w:type="dxa"/>
          </w:tcPr>
          <w:p w14:paraId="09154F20"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lastRenderedPageBreak/>
              <w:t>abuse_velocity</w:t>
            </w:r>
            <w:proofErr w:type="spellEnd"/>
          </w:p>
        </w:tc>
        <w:tc>
          <w:tcPr>
            <w:tcW w:w="2731" w:type="dxa"/>
          </w:tcPr>
          <w:p w14:paraId="11893F37"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594AEA7C"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u w:val="single"/>
                <w:shd w:val="clear" w:color="auto" w:fill="FFFFFF"/>
              </w:rPr>
              <w:t>Premium Account Feature</w:t>
            </w:r>
            <w:r w:rsidRPr="00B74F65">
              <w:rPr>
                <w:rFonts w:cstheme="minorHAnsi"/>
                <w:color w:val="3B3B3B"/>
                <w:sz w:val="24"/>
                <w:szCs w:val="24"/>
                <w:shd w:val="clear" w:color="auto" w:fill="FFFFFF"/>
              </w:rPr>
              <w:t> - How frequently the IP address is engaging in abuse across the IPQS threat network. Values can be "high", "medium", "low", or "none". Can be used in combination with the </w:t>
            </w:r>
            <w:r w:rsidRPr="00B74F65">
              <w:rPr>
                <w:rFonts w:cstheme="minorHAnsi"/>
                <w:b/>
                <w:bCs/>
                <w:color w:val="3B3B3B"/>
                <w:sz w:val="24"/>
                <w:szCs w:val="24"/>
                <w:shd w:val="clear" w:color="auto" w:fill="FFFFFF"/>
              </w:rPr>
              <w:t>Fraud Score</w:t>
            </w:r>
            <w:r w:rsidRPr="00B74F65">
              <w:rPr>
                <w:rFonts w:cstheme="minorHAnsi"/>
                <w:color w:val="3B3B3B"/>
                <w:sz w:val="24"/>
                <w:szCs w:val="24"/>
                <w:shd w:val="clear" w:color="auto" w:fill="FFFFFF"/>
              </w:rPr>
              <w:t> to identify bad behavior.</w:t>
            </w:r>
          </w:p>
        </w:tc>
      </w:tr>
      <w:tr w:rsidR="001820A2" w:rsidRPr="00B74F65" w14:paraId="3D9F67E4" w14:textId="77777777" w:rsidTr="00F04268">
        <w:tc>
          <w:tcPr>
            <w:tcW w:w="3072" w:type="dxa"/>
          </w:tcPr>
          <w:p w14:paraId="21985998"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bot_status</w:t>
            </w:r>
            <w:proofErr w:type="spellEnd"/>
          </w:p>
        </w:tc>
        <w:tc>
          <w:tcPr>
            <w:tcW w:w="2731" w:type="dxa"/>
          </w:tcPr>
          <w:p w14:paraId="6CB1E57F"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7FBE2BB3"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u w:val="single"/>
                <w:shd w:val="clear" w:color="auto" w:fill="FFFFFF"/>
              </w:rPr>
              <w:t>Premium Account Feature</w:t>
            </w:r>
            <w:r w:rsidRPr="00B74F65">
              <w:rPr>
                <w:rFonts w:cstheme="minorHAnsi"/>
                <w:color w:val="3B3B3B"/>
                <w:sz w:val="24"/>
                <w:szCs w:val="24"/>
                <w:shd w:val="clear" w:color="auto" w:fill="FFFFFF"/>
              </w:rPr>
              <w:t> - Indicates if bots or non-human traffic has recently used this IP address to engage in automated fraudulent behavior. Provides stronger confidence that the IP address is suspicious.</w:t>
            </w:r>
          </w:p>
        </w:tc>
      </w:tr>
      <w:tr w:rsidR="001820A2" w:rsidRPr="00B74F65" w14:paraId="2076CFE8" w14:textId="77777777" w:rsidTr="00F04268">
        <w:tc>
          <w:tcPr>
            <w:tcW w:w="3072" w:type="dxa"/>
          </w:tcPr>
          <w:p w14:paraId="27616507"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vpn</w:t>
            </w:r>
            <w:proofErr w:type="spellEnd"/>
          </w:p>
        </w:tc>
        <w:tc>
          <w:tcPr>
            <w:tcW w:w="2731" w:type="dxa"/>
          </w:tcPr>
          <w:p w14:paraId="5E6D9728"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2D4CBCAA" w14:textId="77777777" w:rsidR="001820A2" w:rsidRPr="00B74F65" w:rsidRDefault="001820A2" w:rsidP="00F04268">
            <w:pPr>
              <w:spacing w:after="300"/>
              <w:rPr>
                <w:rFonts w:cstheme="minorHAnsi"/>
                <w:color w:val="3B3B3B"/>
                <w:sz w:val="24"/>
                <w:szCs w:val="24"/>
              </w:rPr>
            </w:pPr>
            <w:r w:rsidRPr="00B74F65">
              <w:rPr>
                <w:rFonts w:cstheme="minorHAnsi"/>
                <w:color w:val="3B3B3B"/>
                <w:sz w:val="24"/>
                <w:szCs w:val="24"/>
              </w:rPr>
              <w:br/>
              <w:t>Is this IP suspected of being a VPN connection? This can include data center ranges which can become active VPNs at any time. The "proxy" status will always be true when this value is true.</w:t>
            </w:r>
          </w:p>
          <w:p w14:paraId="73EE8525" w14:textId="77777777" w:rsidR="001820A2" w:rsidRPr="00B74F65" w:rsidRDefault="001820A2" w:rsidP="00F04268">
            <w:pPr>
              <w:rPr>
                <w:rFonts w:cstheme="minorHAnsi"/>
                <w:color w:val="3B3B3B"/>
                <w:sz w:val="24"/>
                <w:szCs w:val="24"/>
                <w:u w:val="single"/>
                <w:shd w:val="clear" w:color="auto" w:fill="FFFFFF"/>
              </w:rPr>
            </w:pPr>
          </w:p>
        </w:tc>
      </w:tr>
      <w:tr w:rsidR="001820A2" w:rsidRPr="00B74F65" w14:paraId="6FC21FE0" w14:textId="77777777" w:rsidTr="00F04268">
        <w:tc>
          <w:tcPr>
            <w:tcW w:w="3072" w:type="dxa"/>
          </w:tcPr>
          <w:p w14:paraId="0912CDAD"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tor</w:t>
            </w:r>
          </w:p>
        </w:tc>
        <w:tc>
          <w:tcPr>
            <w:tcW w:w="2731" w:type="dxa"/>
          </w:tcPr>
          <w:p w14:paraId="316929E2"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2A789A3F"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Is this IP suspected of being a TOR connection? This can include previously active TOR nodes and exits which can become active TOR exits at any time. The "proxy" status will always be true when this value is true.</w:t>
            </w:r>
          </w:p>
        </w:tc>
      </w:tr>
      <w:tr w:rsidR="001820A2" w:rsidRPr="00B74F65" w14:paraId="5EF93D60" w14:textId="77777777" w:rsidTr="00F04268">
        <w:tc>
          <w:tcPr>
            <w:tcW w:w="3072" w:type="dxa"/>
          </w:tcPr>
          <w:p w14:paraId="054DCF09"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active_vpn</w:t>
            </w:r>
            <w:proofErr w:type="spellEnd"/>
          </w:p>
        </w:tc>
        <w:tc>
          <w:tcPr>
            <w:tcW w:w="2731" w:type="dxa"/>
          </w:tcPr>
          <w:p w14:paraId="150C4D16"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13F5FD0B"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u w:val="single"/>
                <w:shd w:val="clear" w:color="auto" w:fill="FFFFFF"/>
              </w:rPr>
              <w:t>Premium Account Feature</w:t>
            </w:r>
            <w:r w:rsidRPr="00B74F65">
              <w:rPr>
                <w:rFonts w:cstheme="minorHAnsi"/>
                <w:color w:val="3B3B3B"/>
                <w:sz w:val="24"/>
                <w:szCs w:val="24"/>
                <w:shd w:val="clear" w:color="auto" w:fill="FFFFFF"/>
              </w:rPr>
              <w:t> - Identifies active VPN connections used by popular VPN services and private VPN servers.</w:t>
            </w:r>
          </w:p>
        </w:tc>
      </w:tr>
      <w:tr w:rsidR="001820A2" w:rsidRPr="00B74F65" w14:paraId="03039565" w14:textId="77777777" w:rsidTr="00F04268">
        <w:tc>
          <w:tcPr>
            <w:tcW w:w="3072" w:type="dxa"/>
          </w:tcPr>
          <w:p w14:paraId="1AB4766D"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active_tor</w:t>
            </w:r>
            <w:proofErr w:type="spellEnd"/>
          </w:p>
        </w:tc>
        <w:tc>
          <w:tcPr>
            <w:tcW w:w="2731" w:type="dxa"/>
          </w:tcPr>
          <w:p w14:paraId="182FF251"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026FC22E" w14:textId="77777777" w:rsidR="001820A2" w:rsidRPr="00B74F65" w:rsidRDefault="001820A2" w:rsidP="00F04268">
            <w:pPr>
              <w:spacing w:after="300"/>
              <w:rPr>
                <w:rFonts w:cstheme="minorHAnsi"/>
                <w:color w:val="3B3B3B"/>
                <w:sz w:val="24"/>
                <w:szCs w:val="24"/>
              </w:rPr>
            </w:pPr>
            <w:r w:rsidRPr="00B74F65">
              <w:rPr>
                <w:rFonts w:cstheme="minorHAnsi"/>
                <w:color w:val="3B3B3B"/>
                <w:sz w:val="24"/>
                <w:szCs w:val="24"/>
                <w:u w:val="single"/>
              </w:rPr>
              <w:br/>
              <w:t>Premium Account Feature</w:t>
            </w:r>
            <w:r w:rsidRPr="00B74F65">
              <w:rPr>
                <w:rFonts w:cstheme="minorHAnsi"/>
                <w:color w:val="3B3B3B"/>
                <w:sz w:val="24"/>
                <w:szCs w:val="24"/>
              </w:rPr>
              <w:t> - Identifies active TOR exits on the TOR network.</w:t>
            </w:r>
          </w:p>
          <w:p w14:paraId="14790D65" w14:textId="77777777" w:rsidR="001820A2" w:rsidRPr="00B74F65" w:rsidRDefault="001820A2" w:rsidP="00F04268">
            <w:pPr>
              <w:rPr>
                <w:rFonts w:cstheme="minorHAnsi"/>
                <w:color w:val="3B3B3B"/>
                <w:sz w:val="24"/>
                <w:szCs w:val="24"/>
                <w:u w:val="single"/>
                <w:shd w:val="clear" w:color="auto" w:fill="FFFFFF"/>
              </w:rPr>
            </w:pPr>
          </w:p>
        </w:tc>
      </w:tr>
      <w:tr w:rsidR="001820A2" w:rsidRPr="00B74F65" w14:paraId="25D2F7FA" w14:textId="77777777" w:rsidTr="00F04268">
        <w:tc>
          <w:tcPr>
            <w:tcW w:w="3072" w:type="dxa"/>
          </w:tcPr>
          <w:p w14:paraId="3B86E290"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lastRenderedPageBreak/>
              <w:t>mobile</w:t>
            </w:r>
          </w:p>
        </w:tc>
        <w:tc>
          <w:tcPr>
            <w:tcW w:w="2731" w:type="dxa"/>
          </w:tcPr>
          <w:p w14:paraId="40AE81DC"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01B8B3B6"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Is this user agent a mobile browser? (will always be false if the user agent is not passed in the API request)</w:t>
            </w:r>
          </w:p>
        </w:tc>
      </w:tr>
      <w:tr w:rsidR="001820A2" w:rsidRPr="00B74F65" w14:paraId="4A052FCA" w14:textId="77777777" w:rsidTr="00F04268">
        <w:tc>
          <w:tcPr>
            <w:tcW w:w="3072" w:type="dxa"/>
          </w:tcPr>
          <w:p w14:paraId="298007C4"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fraud_score</w:t>
            </w:r>
            <w:proofErr w:type="spellEnd"/>
          </w:p>
        </w:tc>
        <w:tc>
          <w:tcPr>
            <w:tcW w:w="2731" w:type="dxa"/>
          </w:tcPr>
          <w:p w14:paraId="2FB6C1CC"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float</w:t>
            </w:r>
          </w:p>
        </w:tc>
        <w:tc>
          <w:tcPr>
            <w:tcW w:w="3213" w:type="dxa"/>
          </w:tcPr>
          <w:p w14:paraId="11356F8D"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The overall fraud score of the user based on the IP, user agent, language, and any other optionally passed variables. Fraud Scores </w:t>
            </w:r>
            <w:r w:rsidRPr="00B74F65">
              <w:rPr>
                <w:rFonts w:cstheme="minorHAnsi"/>
                <w:b/>
                <w:bCs/>
                <w:color w:val="3B3B3B"/>
                <w:sz w:val="24"/>
                <w:szCs w:val="24"/>
                <w:shd w:val="clear" w:color="auto" w:fill="FFFFFF"/>
              </w:rPr>
              <w:t>&gt;= 75</w:t>
            </w:r>
            <w:r w:rsidRPr="00B74F65">
              <w:rPr>
                <w:rFonts w:cstheme="minorHAnsi"/>
                <w:color w:val="3B3B3B"/>
                <w:sz w:val="24"/>
                <w:szCs w:val="24"/>
                <w:shd w:val="clear" w:color="auto" w:fill="FFFFFF"/>
              </w:rPr>
              <w:t> are suspicious, but not necessarily fraudulent. We recommend flagging or blocking traffic with Fraud Scores </w:t>
            </w:r>
            <w:r w:rsidRPr="00B74F65">
              <w:rPr>
                <w:rFonts w:cstheme="minorHAnsi"/>
                <w:b/>
                <w:bCs/>
                <w:color w:val="3B3B3B"/>
                <w:sz w:val="24"/>
                <w:szCs w:val="24"/>
                <w:shd w:val="clear" w:color="auto" w:fill="FFFFFF"/>
              </w:rPr>
              <w:t>&gt;= 85</w:t>
            </w:r>
            <w:r w:rsidRPr="00B74F65">
              <w:rPr>
                <w:rFonts w:cstheme="minorHAnsi"/>
                <w:color w:val="3B3B3B"/>
                <w:sz w:val="24"/>
                <w:szCs w:val="24"/>
                <w:shd w:val="clear" w:color="auto" w:fill="FFFFFF"/>
              </w:rPr>
              <w:t>, but you may find it beneficial to use a higher or lower threshold.</w:t>
            </w:r>
          </w:p>
        </w:tc>
      </w:tr>
      <w:tr w:rsidR="001820A2" w:rsidRPr="00B74F65" w14:paraId="053D98B1" w14:textId="77777777" w:rsidTr="00F04268">
        <w:tc>
          <w:tcPr>
            <w:tcW w:w="3072" w:type="dxa"/>
          </w:tcPr>
          <w:p w14:paraId="440741B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request_id</w:t>
            </w:r>
            <w:proofErr w:type="spellEnd"/>
          </w:p>
        </w:tc>
        <w:tc>
          <w:tcPr>
            <w:tcW w:w="2731" w:type="dxa"/>
          </w:tcPr>
          <w:p w14:paraId="65718B9B"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5005AFFF"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 xml:space="preserve">A unique identifier for this request that can be used to lookup the request details or send a </w:t>
            </w:r>
            <w:proofErr w:type="spellStart"/>
            <w:r w:rsidRPr="00B74F65">
              <w:rPr>
                <w:rFonts w:cstheme="minorHAnsi"/>
                <w:color w:val="3B3B3B"/>
                <w:sz w:val="24"/>
                <w:szCs w:val="24"/>
                <w:shd w:val="clear" w:color="auto" w:fill="FFFFFF"/>
              </w:rPr>
              <w:t>postback</w:t>
            </w:r>
            <w:proofErr w:type="spellEnd"/>
            <w:r w:rsidRPr="00B74F65">
              <w:rPr>
                <w:rFonts w:cstheme="minorHAnsi"/>
                <w:color w:val="3B3B3B"/>
                <w:sz w:val="24"/>
                <w:szCs w:val="24"/>
                <w:shd w:val="clear" w:color="auto" w:fill="FFFFFF"/>
              </w:rPr>
              <w:t xml:space="preserve"> conversion notice.</w:t>
            </w:r>
          </w:p>
        </w:tc>
      </w:tr>
      <w:tr w:rsidR="001820A2" w:rsidRPr="00B74F65" w14:paraId="1633B62B" w14:textId="77777777" w:rsidTr="00F04268">
        <w:tc>
          <w:tcPr>
            <w:tcW w:w="3072" w:type="dxa"/>
          </w:tcPr>
          <w:p w14:paraId="2717639E"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operating_system</w:t>
            </w:r>
            <w:proofErr w:type="spellEnd"/>
          </w:p>
        </w:tc>
        <w:tc>
          <w:tcPr>
            <w:tcW w:w="2731" w:type="dxa"/>
          </w:tcPr>
          <w:p w14:paraId="47556968"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32B99FC9"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Operating system name and version or "N/A" if unknown. Requires the "</w:t>
            </w:r>
            <w:proofErr w:type="spellStart"/>
            <w:r w:rsidRPr="00B74F65">
              <w:rPr>
                <w:rFonts w:cstheme="minorHAnsi"/>
                <w:color w:val="3B3B3B"/>
                <w:sz w:val="24"/>
                <w:szCs w:val="24"/>
                <w:shd w:val="clear" w:color="auto" w:fill="FFFFFF"/>
              </w:rPr>
              <w:t>user_agent</w:t>
            </w:r>
            <w:proofErr w:type="spellEnd"/>
            <w:r w:rsidRPr="00B74F65">
              <w:rPr>
                <w:rFonts w:cstheme="minorHAnsi"/>
                <w:color w:val="3B3B3B"/>
                <w:sz w:val="24"/>
                <w:szCs w:val="24"/>
                <w:shd w:val="clear" w:color="auto" w:fill="FFFFFF"/>
              </w:rPr>
              <w:t>" variable in the API Request.</w:t>
            </w:r>
          </w:p>
        </w:tc>
      </w:tr>
      <w:tr w:rsidR="001820A2" w:rsidRPr="00B74F65" w14:paraId="22E64144" w14:textId="77777777" w:rsidTr="00F04268">
        <w:tc>
          <w:tcPr>
            <w:tcW w:w="3072" w:type="dxa"/>
          </w:tcPr>
          <w:p w14:paraId="58E0426C"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browser</w:t>
            </w:r>
          </w:p>
        </w:tc>
        <w:tc>
          <w:tcPr>
            <w:tcW w:w="2731" w:type="dxa"/>
          </w:tcPr>
          <w:p w14:paraId="2E6108EB"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5B9FF77C"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Browser name and version or "N/A" if unknown. Requires the "</w:t>
            </w:r>
            <w:proofErr w:type="spellStart"/>
            <w:r w:rsidRPr="00B74F65">
              <w:rPr>
                <w:rStyle w:val="Strong"/>
                <w:rFonts w:cstheme="minorHAnsi"/>
                <w:color w:val="3B3B3B"/>
                <w:sz w:val="24"/>
                <w:szCs w:val="24"/>
                <w:shd w:val="clear" w:color="auto" w:fill="FFFFFF"/>
              </w:rPr>
              <w:t>user_agent</w:t>
            </w:r>
            <w:proofErr w:type="spellEnd"/>
            <w:r w:rsidRPr="00B74F65">
              <w:rPr>
                <w:rFonts w:cstheme="minorHAnsi"/>
                <w:color w:val="3B3B3B"/>
                <w:sz w:val="24"/>
                <w:szCs w:val="24"/>
                <w:shd w:val="clear" w:color="auto" w:fill="FFFFFF"/>
              </w:rPr>
              <w:t>" variable in the API Request.</w:t>
            </w:r>
          </w:p>
        </w:tc>
      </w:tr>
      <w:tr w:rsidR="001820A2" w:rsidRPr="00B74F65" w14:paraId="43003105" w14:textId="77777777" w:rsidTr="00F04268">
        <w:tc>
          <w:tcPr>
            <w:tcW w:w="3072" w:type="dxa"/>
          </w:tcPr>
          <w:p w14:paraId="766292C9"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device_brand</w:t>
            </w:r>
            <w:proofErr w:type="spellEnd"/>
          </w:p>
        </w:tc>
        <w:tc>
          <w:tcPr>
            <w:tcW w:w="2731" w:type="dxa"/>
          </w:tcPr>
          <w:p w14:paraId="3EA614FE"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04802460"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Brand name of the device or "N/A" if unknown. Requires the "</w:t>
            </w:r>
            <w:proofErr w:type="spellStart"/>
            <w:r w:rsidRPr="00B74F65">
              <w:rPr>
                <w:rStyle w:val="Strong"/>
                <w:rFonts w:cstheme="minorHAnsi"/>
                <w:color w:val="3B3B3B"/>
                <w:sz w:val="24"/>
                <w:szCs w:val="24"/>
                <w:shd w:val="clear" w:color="auto" w:fill="FFFFFF"/>
              </w:rPr>
              <w:t>user_agent</w:t>
            </w:r>
            <w:proofErr w:type="spellEnd"/>
            <w:r w:rsidRPr="00B74F65">
              <w:rPr>
                <w:rFonts w:cstheme="minorHAnsi"/>
                <w:color w:val="3B3B3B"/>
                <w:sz w:val="24"/>
                <w:szCs w:val="24"/>
                <w:shd w:val="clear" w:color="auto" w:fill="FFFFFF"/>
              </w:rPr>
              <w:t>" variable in the API Request.</w:t>
            </w:r>
          </w:p>
        </w:tc>
      </w:tr>
      <w:tr w:rsidR="001820A2" w:rsidRPr="00B74F65" w14:paraId="1AB1B7C2" w14:textId="77777777" w:rsidTr="00F04268">
        <w:tc>
          <w:tcPr>
            <w:tcW w:w="3072" w:type="dxa"/>
          </w:tcPr>
          <w:p w14:paraId="796564D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device_model</w:t>
            </w:r>
            <w:proofErr w:type="spellEnd"/>
          </w:p>
        </w:tc>
        <w:tc>
          <w:tcPr>
            <w:tcW w:w="2731" w:type="dxa"/>
          </w:tcPr>
          <w:p w14:paraId="41DB0FCF"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0BFA418F"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Model name of the device or "N/A" if unknown. Requires the "</w:t>
            </w:r>
            <w:proofErr w:type="spellStart"/>
            <w:r w:rsidRPr="00B74F65">
              <w:rPr>
                <w:rStyle w:val="Strong"/>
                <w:rFonts w:cstheme="minorHAnsi"/>
                <w:color w:val="3B3B3B"/>
                <w:sz w:val="24"/>
                <w:szCs w:val="24"/>
                <w:shd w:val="clear" w:color="auto" w:fill="FFFFFF"/>
              </w:rPr>
              <w:t>user_agent</w:t>
            </w:r>
            <w:proofErr w:type="spellEnd"/>
            <w:r w:rsidRPr="00B74F65">
              <w:rPr>
                <w:rFonts w:cstheme="minorHAnsi"/>
                <w:color w:val="3B3B3B"/>
                <w:sz w:val="24"/>
                <w:szCs w:val="24"/>
                <w:shd w:val="clear" w:color="auto" w:fill="FFFFFF"/>
              </w:rPr>
              <w:t>" variable in the API Request.</w:t>
            </w:r>
          </w:p>
        </w:tc>
      </w:tr>
      <w:tr w:rsidR="001820A2" w:rsidRPr="00B74F65" w14:paraId="5D43C0D8" w14:textId="77777777" w:rsidTr="00F04268">
        <w:tc>
          <w:tcPr>
            <w:tcW w:w="3072" w:type="dxa"/>
          </w:tcPr>
          <w:p w14:paraId="2EE358C8"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transaction_details</w:t>
            </w:r>
            <w:proofErr w:type="spellEnd"/>
            <w:r w:rsidRPr="00B74F65">
              <w:rPr>
                <w:rFonts w:cstheme="minorHAnsi"/>
                <w:color w:val="3B3B3B"/>
                <w:sz w:val="24"/>
                <w:szCs w:val="24"/>
                <w:shd w:val="clear" w:color="auto" w:fill="FFFFFF"/>
              </w:rPr>
              <w:t> </w:t>
            </w:r>
          </w:p>
        </w:tc>
        <w:tc>
          <w:tcPr>
            <w:tcW w:w="2731" w:type="dxa"/>
          </w:tcPr>
          <w:p w14:paraId="62D1B92F"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object</w:t>
            </w:r>
          </w:p>
        </w:tc>
        <w:tc>
          <w:tcPr>
            <w:tcW w:w="3213" w:type="dxa"/>
          </w:tcPr>
          <w:p w14:paraId="22BA39AF"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Additional scoring variables for risk analysis are available when </w:t>
            </w:r>
            <w:hyperlink r:id="rId10" w:history="1">
              <w:r w:rsidRPr="00B74F65">
                <w:rPr>
                  <w:rStyle w:val="Hyperlink"/>
                  <w:rFonts w:cstheme="minorHAnsi"/>
                  <w:color w:val="279AE2"/>
                  <w:sz w:val="24"/>
                  <w:szCs w:val="24"/>
                  <w:shd w:val="clear" w:color="auto" w:fill="FFFFFF"/>
                </w:rPr>
                <w:t>transaction scoring data</w:t>
              </w:r>
            </w:hyperlink>
            <w:r w:rsidRPr="00B74F65">
              <w:rPr>
                <w:rFonts w:cstheme="minorHAnsi"/>
                <w:color w:val="3B3B3B"/>
                <w:sz w:val="24"/>
                <w:szCs w:val="24"/>
                <w:shd w:val="clear" w:color="auto" w:fill="FFFFFF"/>
              </w:rPr>
              <w:t xml:space="preserve"> is passed through the API request. These variables are also useful for scoring user data such as physical addresses, phone numbers, usernames, and transaction </w:t>
            </w:r>
            <w:r w:rsidRPr="00B74F65">
              <w:rPr>
                <w:rFonts w:cstheme="minorHAnsi"/>
                <w:color w:val="3B3B3B"/>
                <w:sz w:val="24"/>
                <w:szCs w:val="24"/>
                <w:shd w:val="clear" w:color="auto" w:fill="FFFFFF"/>
              </w:rPr>
              <w:lastRenderedPageBreak/>
              <w:t>details. The data points below are populated when at least 1 transaction data parameter is present in the initial API request. The following transaction variables are "null" when the necessary transaction parameters are not passed with the initial API request. For instance, not passing the "</w:t>
            </w:r>
            <w:proofErr w:type="spellStart"/>
            <w:r w:rsidRPr="00B74F65">
              <w:rPr>
                <w:rFonts w:cstheme="minorHAnsi"/>
                <w:color w:val="3B3B3B"/>
                <w:sz w:val="24"/>
                <w:szCs w:val="24"/>
                <w:shd w:val="clear" w:color="auto" w:fill="FFFFFF"/>
              </w:rPr>
              <w:t>billing_email</w:t>
            </w:r>
            <w:proofErr w:type="spellEnd"/>
            <w:r w:rsidRPr="00B74F65">
              <w:rPr>
                <w:rFonts w:cstheme="minorHAnsi"/>
                <w:color w:val="3B3B3B"/>
                <w:sz w:val="24"/>
                <w:szCs w:val="24"/>
                <w:shd w:val="clear" w:color="auto" w:fill="FFFFFF"/>
              </w:rPr>
              <w:t>" will return "</w:t>
            </w:r>
            <w:proofErr w:type="spellStart"/>
            <w:r w:rsidRPr="00B74F65">
              <w:rPr>
                <w:rFonts w:cstheme="minorHAnsi"/>
                <w:color w:val="3B3B3B"/>
                <w:sz w:val="24"/>
                <w:szCs w:val="24"/>
                <w:shd w:val="clear" w:color="auto" w:fill="FFFFFF"/>
              </w:rPr>
              <w:t>valid_billing_email</w:t>
            </w:r>
            <w:proofErr w:type="spellEnd"/>
            <w:r w:rsidRPr="00B74F65">
              <w:rPr>
                <w:rFonts w:cstheme="minorHAnsi"/>
                <w:color w:val="3B3B3B"/>
                <w:sz w:val="24"/>
                <w:szCs w:val="24"/>
                <w:shd w:val="clear" w:color="auto" w:fill="FFFFFF"/>
              </w:rPr>
              <w:t>" as null.</w:t>
            </w:r>
          </w:p>
        </w:tc>
      </w:tr>
      <w:tr w:rsidR="001820A2" w:rsidRPr="00B74F65" w14:paraId="1F189AF8" w14:textId="77777777" w:rsidTr="00F04268">
        <w:tc>
          <w:tcPr>
            <w:tcW w:w="3072" w:type="dxa"/>
          </w:tcPr>
          <w:p w14:paraId="0B4A093F"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lastRenderedPageBreak/>
              <w:t>message</w:t>
            </w:r>
          </w:p>
        </w:tc>
        <w:tc>
          <w:tcPr>
            <w:tcW w:w="2731" w:type="dxa"/>
          </w:tcPr>
          <w:p w14:paraId="32516325"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77555130"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A generic status message, either success or some form of an error notice.</w:t>
            </w:r>
          </w:p>
        </w:tc>
      </w:tr>
      <w:tr w:rsidR="001820A2" w:rsidRPr="00B74F65" w14:paraId="339135EA" w14:textId="77777777" w:rsidTr="00F04268">
        <w:tc>
          <w:tcPr>
            <w:tcW w:w="3072" w:type="dxa"/>
          </w:tcPr>
          <w:p w14:paraId="0DFDF1BD"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success</w:t>
            </w:r>
          </w:p>
        </w:tc>
        <w:tc>
          <w:tcPr>
            <w:tcW w:w="2731" w:type="dxa"/>
          </w:tcPr>
          <w:p w14:paraId="622FAABD"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59B5EEA6"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Was the request successful?</w:t>
            </w:r>
          </w:p>
        </w:tc>
      </w:tr>
      <w:tr w:rsidR="001820A2" w:rsidRPr="00B74F65" w14:paraId="31BC4752" w14:textId="77777777" w:rsidTr="00F04268">
        <w:tc>
          <w:tcPr>
            <w:tcW w:w="3072" w:type="dxa"/>
          </w:tcPr>
          <w:p w14:paraId="64CE2327"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errors</w:t>
            </w:r>
          </w:p>
        </w:tc>
        <w:tc>
          <w:tcPr>
            <w:tcW w:w="2731" w:type="dxa"/>
          </w:tcPr>
          <w:p w14:paraId="53278481"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 Array</w:t>
            </w:r>
          </w:p>
        </w:tc>
        <w:tc>
          <w:tcPr>
            <w:tcW w:w="3213" w:type="dxa"/>
          </w:tcPr>
          <w:p w14:paraId="2E1333F0"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Array of errors which occurred while attempting to process this request.</w:t>
            </w:r>
          </w:p>
        </w:tc>
      </w:tr>
    </w:tbl>
    <w:p w14:paraId="1F08D30F" w14:textId="77777777" w:rsidR="001820A2" w:rsidRPr="00B74F65" w:rsidRDefault="001820A2" w:rsidP="001820A2">
      <w:pPr>
        <w:rPr>
          <w:rFonts w:cstheme="minorHAnsi"/>
          <w:color w:val="000000"/>
          <w:sz w:val="24"/>
          <w:szCs w:val="24"/>
        </w:rPr>
      </w:pPr>
    </w:p>
    <w:p w14:paraId="309597C1" w14:textId="77777777" w:rsidR="001820A2" w:rsidRPr="00B74F65" w:rsidRDefault="001820A2" w:rsidP="001820A2">
      <w:pPr>
        <w:rPr>
          <w:rFonts w:cstheme="minorHAnsi"/>
          <w:sz w:val="24"/>
          <w:szCs w:val="24"/>
        </w:rPr>
      </w:pPr>
      <w:proofErr w:type="spellStart"/>
      <w:r w:rsidRPr="00B74F65">
        <w:rPr>
          <w:rFonts w:cstheme="minorHAnsi"/>
          <w:b/>
          <w:bCs/>
          <w:color w:val="000000"/>
          <w:sz w:val="24"/>
          <w:szCs w:val="24"/>
        </w:rPr>
        <w:t>ipqs.ipreputation.results.data</w:t>
      </w:r>
      <w:proofErr w:type="spellEnd"/>
      <w:r w:rsidRPr="00B74F65">
        <w:rPr>
          <w:rFonts w:cstheme="minorHAnsi"/>
          <w:color w:val="000000"/>
          <w:sz w:val="24"/>
          <w:szCs w:val="24"/>
        </w:rPr>
        <w:t xml:space="preserve"> </w:t>
      </w:r>
      <w:r w:rsidRPr="00B74F65">
        <w:rPr>
          <w:rFonts w:cstheme="minorHAnsi"/>
          <w:sz w:val="24"/>
          <w:szCs w:val="24"/>
        </w:rPr>
        <w:t xml:space="preserve">, this output variable contains the JSON object containing the processed IP Address reputation data, that can be extracted using </w:t>
      </w:r>
      <w:proofErr w:type="spellStart"/>
      <w:r w:rsidRPr="00B74F65">
        <w:rPr>
          <w:rFonts w:cstheme="minorHAnsi"/>
          <w:sz w:val="24"/>
          <w:szCs w:val="24"/>
        </w:rPr>
        <w:t>JMESPath</w:t>
      </w:r>
      <w:proofErr w:type="spellEnd"/>
      <w:r w:rsidRPr="00B74F65">
        <w:rPr>
          <w:rFonts w:cstheme="minorHAnsi"/>
          <w:sz w:val="24"/>
          <w:szCs w:val="24"/>
        </w:rPr>
        <w:t xml:space="preserve"> App.</w:t>
      </w:r>
    </w:p>
    <w:tbl>
      <w:tblPr>
        <w:tblStyle w:val="TableGrid"/>
        <w:tblW w:w="0" w:type="auto"/>
        <w:tblLook w:val="04A0" w:firstRow="1" w:lastRow="0" w:firstColumn="1" w:lastColumn="0" w:noHBand="0" w:noVBand="1"/>
      </w:tblPr>
      <w:tblGrid>
        <w:gridCol w:w="3072"/>
        <w:gridCol w:w="2731"/>
        <w:gridCol w:w="3213"/>
      </w:tblGrid>
      <w:tr w:rsidR="001820A2" w:rsidRPr="00B74F65" w14:paraId="274CEE7D" w14:textId="77777777" w:rsidTr="00F04268">
        <w:tc>
          <w:tcPr>
            <w:tcW w:w="3072" w:type="dxa"/>
            <w:shd w:val="clear" w:color="auto" w:fill="E7E6E6" w:themeFill="background2"/>
          </w:tcPr>
          <w:p w14:paraId="75EB8E84" w14:textId="77777777" w:rsidR="001820A2" w:rsidRPr="00B74F65" w:rsidRDefault="001820A2" w:rsidP="00F04268">
            <w:pPr>
              <w:rPr>
                <w:rFonts w:cstheme="minorHAnsi"/>
                <w:b/>
                <w:bCs/>
                <w:color w:val="000000"/>
                <w:sz w:val="24"/>
                <w:szCs w:val="24"/>
              </w:rPr>
            </w:pPr>
            <w:r w:rsidRPr="00B74F65">
              <w:rPr>
                <w:rFonts w:cstheme="minorHAnsi"/>
                <w:b/>
                <w:bCs/>
                <w:color w:val="000000" w:themeColor="text1"/>
                <w:sz w:val="24"/>
                <w:szCs w:val="24"/>
              </w:rPr>
              <w:t>Attribute Name</w:t>
            </w:r>
          </w:p>
        </w:tc>
        <w:tc>
          <w:tcPr>
            <w:tcW w:w="2731" w:type="dxa"/>
            <w:shd w:val="clear" w:color="auto" w:fill="E7E6E6" w:themeFill="background2"/>
          </w:tcPr>
          <w:p w14:paraId="68C76220" w14:textId="77777777" w:rsidR="001820A2" w:rsidRPr="00B74F65" w:rsidRDefault="001820A2" w:rsidP="00F04268">
            <w:pPr>
              <w:rPr>
                <w:rFonts w:cstheme="minorHAnsi"/>
                <w:b/>
                <w:bCs/>
                <w:color w:val="000000" w:themeColor="text1"/>
                <w:sz w:val="24"/>
                <w:szCs w:val="24"/>
              </w:rPr>
            </w:pPr>
            <w:r w:rsidRPr="00B74F65">
              <w:rPr>
                <w:rFonts w:cstheme="minorHAnsi"/>
                <w:b/>
                <w:bCs/>
                <w:color w:val="000000" w:themeColor="text1"/>
                <w:sz w:val="24"/>
                <w:szCs w:val="24"/>
              </w:rPr>
              <w:t>Attribute Type</w:t>
            </w:r>
          </w:p>
        </w:tc>
        <w:tc>
          <w:tcPr>
            <w:tcW w:w="3213" w:type="dxa"/>
            <w:shd w:val="clear" w:color="auto" w:fill="E7E6E6" w:themeFill="background2"/>
          </w:tcPr>
          <w:p w14:paraId="440C4F59" w14:textId="77777777" w:rsidR="001820A2" w:rsidRPr="00B74F65" w:rsidRDefault="001820A2" w:rsidP="00F04268">
            <w:pPr>
              <w:rPr>
                <w:rFonts w:cstheme="minorHAnsi"/>
                <w:b/>
                <w:bCs/>
                <w:color w:val="000000"/>
                <w:sz w:val="24"/>
                <w:szCs w:val="24"/>
              </w:rPr>
            </w:pPr>
            <w:r w:rsidRPr="00B74F65">
              <w:rPr>
                <w:rFonts w:cstheme="minorHAnsi"/>
                <w:b/>
                <w:bCs/>
                <w:color w:val="000000" w:themeColor="text1"/>
                <w:sz w:val="24"/>
                <w:szCs w:val="24"/>
              </w:rPr>
              <w:t>Attribute Description</w:t>
            </w:r>
          </w:p>
        </w:tc>
      </w:tr>
      <w:tr w:rsidR="001820A2" w:rsidRPr="00B74F65" w14:paraId="06D9E1B9" w14:textId="77777777" w:rsidTr="00F04268">
        <w:tc>
          <w:tcPr>
            <w:tcW w:w="3072" w:type="dxa"/>
          </w:tcPr>
          <w:p w14:paraId="4D65ED21"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IPQS_Reputation</w:t>
            </w:r>
            <w:proofErr w:type="spellEnd"/>
          </w:p>
        </w:tc>
        <w:tc>
          <w:tcPr>
            <w:tcW w:w="2731" w:type="dxa"/>
          </w:tcPr>
          <w:p w14:paraId="5A46DBE9"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string</w:t>
            </w:r>
          </w:p>
        </w:tc>
        <w:tc>
          <w:tcPr>
            <w:tcW w:w="3213" w:type="dxa"/>
          </w:tcPr>
          <w:p w14:paraId="6B6F5A13"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value provides the IP reputation based on Fraud Score.</w:t>
            </w:r>
          </w:p>
          <w:p w14:paraId="29DF8257"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Possible Values are:</w:t>
            </w:r>
          </w:p>
          <w:p w14:paraId="7E980BC2" w14:textId="34EF6B23" w:rsidR="001820A2" w:rsidRPr="00B74F65" w:rsidRDefault="001820A2" w:rsidP="00A23CBB">
            <w:pPr>
              <w:pStyle w:val="ListParagraph"/>
              <w:numPr>
                <w:ilvl w:val="0"/>
                <w:numId w:val="3"/>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C</w:t>
            </w:r>
            <w:r w:rsidR="00550FD0">
              <w:rPr>
                <w:rFonts w:cstheme="minorHAnsi"/>
                <w:color w:val="3B3B3B"/>
                <w:sz w:val="24"/>
                <w:szCs w:val="24"/>
                <w:shd w:val="clear" w:color="auto" w:fill="FFFFFF"/>
              </w:rPr>
              <w:t>ritical</w:t>
            </w:r>
          </w:p>
          <w:p w14:paraId="2A080E9C" w14:textId="79765D99" w:rsidR="001820A2" w:rsidRPr="00B74F65" w:rsidRDefault="001820A2" w:rsidP="00A23CBB">
            <w:pPr>
              <w:pStyle w:val="ListParagraph"/>
              <w:numPr>
                <w:ilvl w:val="0"/>
                <w:numId w:val="3"/>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H</w:t>
            </w:r>
            <w:r w:rsidR="00550FD0">
              <w:rPr>
                <w:rFonts w:cstheme="minorHAnsi"/>
                <w:color w:val="3B3B3B"/>
                <w:sz w:val="24"/>
                <w:szCs w:val="24"/>
                <w:shd w:val="clear" w:color="auto" w:fill="FFFFFF"/>
              </w:rPr>
              <w:t>igh</w:t>
            </w:r>
            <w:r w:rsidRPr="00B74F65">
              <w:rPr>
                <w:rFonts w:cstheme="minorHAnsi"/>
                <w:color w:val="3B3B3B"/>
                <w:sz w:val="24"/>
                <w:szCs w:val="24"/>
                <w:shd w:val="clear" w:color="auto" w:fill="FFFFFF"/>
              </w:rPr>
              <w:t xml:space="preserve"> R</w:t>
            </w:r>
            <w:r w:rsidR="00550FD0">
              <w:rPr>
                <w:rFonts w:cstheme="minorHAnsi"/>
                <w:color w:val="3B3B3B"/>
                <w:sz w:val="24"/>
                <w:szCs w:val="24"/>
                <w:shd w:val="clear" w:color="auto" w:fill="FFFFFF"/>
              </w:rPr>
              <w:t>isk</w:t>
            </w:r>
          </w:p>
          <w:p w14:paraId="12253757" w14:textId="24168474" w:rsidR="001820A2" w:rsidRPr="00B74F65" w:rsidRDefault="001820A2" w:rsidP="00A23CBB">
            <w:pPr>
              <w:pStyle w:val="ListParagraph"/>
              <w:numPr>
                <w:ilvl w:val="0"/>
                <w:numId w:val="3"/>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M</w:t>
            </w:r>
            <w:r w:rsidR="00550FD0">
              <w:rPr>
                <w:rFonts w:cstheme="minorHAnsi"/>
                <w:color w:val="3B3B3B"/>
                <w:sz w:val="24"/>
                <w:szCs w:val="24"/>
                <w:shd w:val="clear" w:color="auto" w:fill="FFFFFF"/>
              </w:rPr>
              <w:t>oderate</w:t>
            </w:r>
            <w:r w:rsidRPr="00B74F65">
              <w:rPr>
                <w:rFonts w:cstheme="minorHAnsi"/>
                <w:color w:val="3B3B3B"/>
                <w:sz w:val="24"/>
                <w:szCs w:val="24"/>
                <w:shd w:val="clear" w:color="auto" w:fill="FFFFFF"/>
              </w:rPr>
              <w:t xml:space="preserve"> </w:t>
            </w:r>
            <w:r w:rsidR="00550FD0" w:rsidRPr="00B74F65">
              <w:rPr>
                <w:rFonts w:cstheme="minorHAnsi"/>
                <w:color w:val="3B3B3B"/>
                <w:sz w:val="24"/>
                <w:szCs w:val="24"/>
                <w:shd w:val="clear" w:color="auto" w:fill="FFFFFF"/>
              </w:rPr>
              <w:t>R</w:t>
            </w:r>
            <w:r w:rsidR="00550FD0">
              <w:rPr>
                <w:rFonts w:cstheme="minorHAnsi"/>
                <w:color w:val="3B3B3B"/>
                <w:sz w:val="24"/>
                <w:szCs w:val="24"/>
                <w:shd w:val="clear" w:color="auto" w:fill="FFFFFF"/>
              </w:rPr>
              <w:t>isk</w:t>
            </w:r>
          </w:p>
          <w:p w14:paraId="38C8AEB7" w14:textId="1CE490B2" w:rsidR="001820A2" w:rsidRPr="00B74F65" w:rsidRDefault="00550FD0" w:rsidP="00A23CBB">
            <w:pPr>
              <w:pStyle w:val="ListParagraph"/>
              <w:numPr>
                <w:ilvl w:val="0"/>
                <w:numId w:val="3"/>
              </w:numPr>
              <w:spacing w:after="200" w:line="276" w:lineRule="auto"/>
              <w:rPr>
                <w:rFonts w:cstheme="minorHAnsi"/>
                <w:color w:val="3B3B3B"/>
                <w:sz w:val="24"/>
                <w:szCs w:val="24"/>
                <w:shd w:val="clear" w:color="auto" w:fill="FFFFFF"/>
              </w:rPr>
            </w:pPr>
            <w:r>
              <w:rPr>
                <w:rFonts w:cstheme="minorHAnsi"/>
                <w:color w:val="3B3B3B"/>
                <w:sz w:val="24"/>
                <w:szCs w:val="24"/>
                <w:shd w:val="clear" w:color="auto" w:fill="FFFFFF"/>
              </w:rPr>
              <w:t>Suspicious</w:t>
            </w:r>
          </w:p>
          <w:p w14:paraId="05E37F78" w14:textId="0719A522" w:rsidR="001820A2" w:rsidRPr="00B74F65" w:rsidRDefault="001820A2" w:rsidP="00A23CBB">
            <w:pPr>
              <w:pStyle w:val="ListParagraph"/>
              <w:numPr>
                <w:ilvl w:val="0"/>
                <w:numId w:val="3"/>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C</w:t>
            </w:r>
            <w:r w:rsidR="00550FD0">
              <w:rPr>
                <w:rFonts w:cstheme="minorHAnsi"/>
                <w:color w:val="3B3B3B"/>
                <w:sz w:val="24"/>
                <w:szCs w:val="24"/>
                <w:shd w:val="clear" w:color="auto" w:fill="FFFFFF"/>
              </w:rPr>
              <w:t>lean</w:t>
            </w:r>
          </w:p>
          <w:p w14:paraId="039DE209" w14:textId="77777777" w:rsidR="001820A2" w:rsidRPr="00B74F65" w:rsidRDefault="001820A2" w:rsidP="00F04268">
            <w:pPr>
              <w:pStyle w:val="ListParagraph"/>
              <w:rPr>
                <w:rFonts w:cstheme="minorHAnsi"/>
                <w:color w:val="3B3B3B"/>
                <w:sz w:val="24"/>
                <w:szCs w:val="24"/>
                <w:shd w:val="clear" w:color="auto" w:fill="FFFFFF"/>
              </w:rPr>
            </w:pPr>
          </w:p>
          <w:p w14:paraId="5AF512AA" w14:textId="77777777" w:rsidR="001820A2" w:rsidRPr="00B74F65" w:rsidRDefault="001820A2" w:rsidP="00F04268">
            <w:pPr>
              <w:rPr>
                <w:rFonts w:cstheme="minorHAnsi"/>
                <w:color w:val="3B3B3B"/>
                <w:sz w:val="24"/>
                <w:szCs w:val="24"/>
                <w:shd w:val="clear" w:color="auto" w:fill="FFFFFF"/>
              </w:rPr>
            </w:pPr>
          </w:p>
        </w:tc>
      </w:tr>
      <w:tr w:rsidR="001820A2" w:rsidRPr="00B74F65" w14:paraId="5F9E4E87" w14:textId="77777777" w:rsidTr="00F04268">
        <w:tc>
          <w:tcPr>
            <w:tcW w:w="3072" w:type="dxa"/>
          </w:tcPr>
          <w:p w14:paraId="6FB52123"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TC_Threat_Rating</w:t>
            </w:r>
            <w:proofErr w:type="spellEnd"/>
          </w:p>
        </w:tc>
        <w:tc>
          <w:tcPr>
            <w:tcW w:w="2731" w:type="dxa"/>
          </w:tcPr>
          <w:p w14:paraId="12C53EFE"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String</w:t>
            </w:r>
          </w:p>
        </w:tc>
        <w:tc>
          <w:tcPr>
            <w:tcW w:w="3213" w:type="dxa"/>
          </w:tcPr>
          <w:p w14:paraId="340E52BE"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Value provides Threat Connect Threat Rating Information</w:t>
            </w:r>
          </w:p>
          <w:p w14:paraId="24890CE8"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Possible Values are:</w:t>
            </w:r>
          </w:p>
          <w:p w14:paraId="38C0D781" w14:textId="00764F17" w:rsidR="001820A2" w:rsidRPr="00B74F65" w:rsidRDefault="00550FD0" w:rsidP="00A23CBB">
            <w:pPr>
              <w:pStyle w:val="ListParagraph"/>
              <w:numPr>
                <w:ilvl w:val="0"/>
                <w:numId w:val="4"/>
              </w:numPr>
              <w:spacing w:after="200" w:line="276" w:lineRule="auto"/>
              <w:rPr>
                <w:rFonts w:cstheme="minorHAnsi"/>
                <w:color w:val="3B3B3B"/>
                <w:sz w:val="24"/>
                <w:szCs w:val="24"/>
                <w:shd w:val="clear" w:color="auto" w:fill="FFFFFF"/>
              </w:rPr>
            </w:pPr>
            <w:r>
              <w:rPr>
                <w:rFonts w:cstheme="minorHAnsi"/>
                <w:color w:val="3B3B3B"/>
                <w:sz w:val="24"/>
                <w:szCs w:val="24"/>
                <w:shd w:val="clear" w:color="auto" w:fill="FFFFFF"/>
              </w:rPr>
              <w:t>Critical</w:t>
            </w:r>
            <w:r w:rsidR="001820A2" w:rsidRPr="00B74F65">
              <w:rPr>
                <w:rFonts w:cstheme="minorHAnsi"/>
                <w:color w:val="3B3B3B"/>
                <w:sz w:val="24"/>
                <w:szCs w:val="24"/>
                <w:shd w:val="clear" w:color="auto" w:fill="FFFFFF"/>
              </w:rPr>
              <w:t xml:space="preserve"> </w:t>
            </w:r>
            <w:r>
              <w:rPr>
                <w:rFonts w:cstheme="minorHAnsi"/>
                <w:color w:val="3B3B3B"/>
                <w:sz w:val="24"/>
                <w:szCs w:val="24"/>
                <w:shd w:val="clear" w:color="auto" w:fill="FFFFFF"/>
              </w:rPr>
              <w:t>Threat</w:t>
            </w:r>
          </w:p>
          <w:p w14:paraId="591844AE" w14:textId="7CEAC2B1" w:rsidR="001820A2" w:rsidRPr="00B74F65" w:rsidRDefault="001820A2" w:rsidP="00A23CBB">
            <w:pPr>
              <w:pStyle w:val="ListParagraph"/>
              <w:numPr>
                <w:ilvl w:val="0"/>
                <w:numId w:val="4"/>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H</w:t>
            </w:r>
            <w:r w:rsidR="00550FD0">
              <w:rPr>
                <w:rFonts w:cstheme="minorHAnsi"/>
                <w:color w:val="3B3B3B"/>
                <w:sz w:val="24"/>
                <w:szCs w:val="24"/>
                <w:shd w:val="clear" w:color="auto" w:fill="FFFFFF"/>
              </w:rPr>
              <w:t>igh</w:t>
            </w:r>
            <w:r w:rsidRPr="00B74F65">
              <w:rPr>
                <w:rFonts w:cstheme="minorHAnsi"/>
                <w:color w:val="3B3B3B"/>
                <w:sz w:val="24"/>
                <w:szCs w:val="24"/>
                <w:shd w:val="clear" w:color="auto" w:fill="FFFFFF"/>
              </w:rPr>
              <w:t xml:space="preserve"> </w:t>
            </w:r>
            <w:r w:rsidR="00550FD0">
              <w:rPr>
                <w:rFonts w:cstheme="minorHAnsi"/>
                <w:color w:val="3B3B3B"/>
                <w:sz w:val="24"/>
                <w:szCs w:val="24"/>
                <w:shd w:val="clear" w:color="auto" w:fill="FFFFFF"/>
              </w:rPr>
              <w:t>Threat</w:t>
            </w:r>
          </w:p>
          <w:p w14:paraId="130FB8BB" w14:textId="686FAB97" w:rsidR="001820A2" w:rsidRPr="00B74F65" w:rsidRDefault="001820A2" w:rsidP="00A23CBB">
            <w:pPr>
              <w:pStyle w:val="ListParagraph"/>
              <w:numPr>
                <w:ilvl w:val="0"/>
                <w:numId w:val="4"/>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M</w:t>
            </w:r>
            <w:r w:rsidR="00550FD0">
              <w:rPr>
                <w:rFonts w:cstheme="minorHAnsi"/>
                <w:color w:val="3B3B3B"/>
                <w:sz w:val="24"/>
                <w:szCs w:val="24"/>
                <w:shd w:val="clear" w:color="auto" w:fill="FFFFFF"/>
              </w:rPr>
              <w:t>oderate</w:t>
            </w:r>
            <w:r w:rsidRPr="00B74F65">
              <w:rPr>
                <w:rFonts w:cstheme="minorHAnsi"/>
                <w:color w:val="3B3B3B"/>
                <w:sz w:val="24"/>
                <w:szCs w:val="24"/>
                <w:shd w:val="clear" w:color="auto" w:fill="FFFFFF"/>
              </w:rPr>
              <w:t xml:space="preserve"> </w:t>
            </w:r>
            <w:r w:rsidR="00550FD0">
              <w:rPr>
                <w:rFonts w:cstheme="minorHAnsi"/>
                <w:color w:val="3B3B3B"/>
                <w:sz w:val="24"/>
                <w:szCs w:val="24"/>
                <w:shd w:val="clear" w:color="auto" w:fill="FFFFFF"/>
              </w:rPr>
              <w:t>Threat</w:t>
            </w:r>
          </w:p>
          <w:p w14:paraId="5D2E9887" w14:textId="49E60296" w:rsidR="001820A2" w:rsidRPr="00B74F65" w:rsidRDefault="001820A2" w:rsidP="00A23CBB">
            <w:pPr>
              <w:pStyle w:val="ListParagraph"/>
              <w:numPr>
                <w:ilvl w:val="0"/>
                <w:numId w:val="4"/>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S</w:t>
            </w:r>
            <w:r w:rsidR="00550FD0">
              <w:rPr>
                <w:rFonts w:cstheme="minorHAnsi"/>
                <w:color w:val="3B3B3B"/>
                <w:sz w:val="24"/>
                <w:szCs w:val="24"/>
                <w:shd w:val="clear" w:color="auto" w:fill="FFFFFF"/>
              </w:rPr>
              <w:t>uspicious</w:t>
            </w:r>
          </w:p>
        </w:tc>
      </w:tr>
      <w:tr w:rsidR="001820A2" w:rsidRPr="00B74F65" w14:paraId="30928353" w14:textId="77777777" w:rsidTr="00F04268">
        <w:tc>
          <w:tcPr>
            <w:tcW w:w="3072" w:type="dxa"/>
          </w:tcPr>
          <w:p w14:paraId="573788ED"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4"/>
                <w:szCs w:val="24"/>
              </w:rPr>
            </w:pPr>
            <w:r w:rsidRPr="00B74F65">
              <w:rPr>
                <w:rFonts w:cstheme="minorHAnsi"/>
                <w:color w:val="3B3B3B"/>
                <w:sz w:val="24"/>
                <w:szCs w:val="24"/>
                <w:shd w:val="clear" w:color="auto" w:fill="FFFFFF"/>
              </w:rPr>
              <w:lastRenderedPageBreak/>
              <w:t>proxy</w:t>
            </w:r>
          </w:p>
        </w:tc>
        <w:tc>
          <w:tcPr>
            <w:tcW w:w="2731" w:type="dxa"/>
          </w:tcPr>
          <w:p w14:paraId="088CDDEB"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1F2A307A" w14:textId="77777777" w:rsidR="001820A2" w:rsidRPr="00B74F65" w:rsidRDefault="001820A2" w:rsidP="00F04268">
            <w:pPr>
              <w:rPr>
                <w:rFonts w:cstheme="minorHAnsi"/>
                <w:color w:val="000000"/>
                <w:sz w:val="24"/>
                <w:szCs w:val="24"/>
              </w:rPr>
            </w:pPr>
            <w:r w:rsidRPr="00B74F65">
              <w:rPr>
                <w:rFonts w:cstheme="minorHAnsi"/>
                <w:color w:val="3B3B3B"/>
                <w:sz w:val="24"/>
                <w:szCs w:val="24"/>
                <w:shd w:val="clear" w:color="auto" w:fill="FFFFFF"/>
              </w:rPr>
              <w:t>Is this IP address suspected to be a proxy? (SOCKS, Elite, Anonymous, VPN, Tor, etc.)</w:t>
            </w:r>
          </w:p>
        </w:tc>
      </w:tr>
      <w:tr w:rsidR="001820A2" w:rsidRPr="00B74F65" w14:paraId="52086DFB" w14:textId="77777777" w:rsidTr="00F04268">
        <w:tc>
          <w:tcPr>
            <w:tcW w:w="3072" w:type="dxa"/>
          </w:tcPr>
          <w:p w14:paraId="7FC4DA2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4"/>
                <w:szCs w:val="24"/>
              </w:rPr>
            </w:pPr>
            <w:r w:rsidRPr="00B74F65">
              <w:rPr>
                <w:rFonts w:cstheme="minorHAnsi"/>
                <w:color w:val="3B3B3B"/>
                <w:sz w:val="24"/>
                <w:szCs w:val="24"/>
                <w:shd w:val="clear" w:color="auto" w:fill="FFFFFF"/>
              </w:rPr>
              <w:t>host</w:t>
            </w:r>
          </w:p>
        </w:tc>
        <w:tc>
          <w:tcPr>
            <w:tcW w:w="2731" w:type="dxa"/>
          </w:tcPr>
          <w:p w14:paraId="3DF2ADB7"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21FF1655" w14:textId="77777777" w:rsidR="001820A2" w:rsidRPr="00B74F65" w:rsidRDefault="001820A2" w:rsidP="00F04268">
            <w:pPr>
              <w:rPr>
                <w:rFonts w:cstheme="minorHAnsi"/>
                <w:color w:val="000000"/>
                <w:sz w:val="24"/>
                <w:szCs w:val="24"/>
              </w:rPr>
            </w:pPr>
            <w:r w:rsidRPr="00B74F65">
              <w:rPr>
                <w:rFonts w:cstheme="minorHAnsi"/>
                <w:color w:val="000000" w:themeColor="text1"/>
                <w:sz w:val="24"/>
                <w:szCs w:val="24"/>
              </w:rPr>
              <w:t>The certificate name for passive DNS record</w:t>
            </w:r>
          </w:p>
        </w:tc>
      </w:tr>
      <w:tr w:rsidR="001820A2" w:rsidRPr="00B74F65" w14:paraId="5D58CF38" w14:textId="77777777" w:rsidTr="00F04268">
        <w:tc>
          <w:tcPr>
            <w:tcW w:w="3072" w:type="dxa"/>
          </w:tcPr>
          <w:p w14:paraId="28700B61"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ISP</w:t>
            </w:r>
          </w:p>
        </w:tc>
        <w:tc>
          <w:tcPr>
            <w:tcW w:w="2731" w:type="dxa"/>
          </w:tcPr>
          <w:p w14:paraId="6D714FDE"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2F11EA5D"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ISP if one is known. Otherwise "N/A".</w:t>
            </w:r>
          </w:p>
        </w:tc>
      </w:tr>
      <w:tr w:rsidR="001820A2" w:rsidRPr="00B74F65" w14:paraId="11E84E0A" w14:textId="77777777" w:rsidTr="00F04268">
        <w:tc>
          <w:tcPr>
            <w:tcW w:w="3072" w:type="dxa"/>
          </w:tcPr>
          <w:p w14:paraId="33128497"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Organization</w:t>
            </w:r>
          </w:p>
        </w:tc>
        <w:tc>
          <w:tcPr>
            <w:tcW w:w="2731" w:type="dxa"/>
          </w:tcPr>
          <w:p w14:paraId="68756840"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7B2D3F74"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Organization if one is known. Can be parent company or sub company of the listed ISP. Otherwise "N/A".</w:t>
            </w:r>
          </w:p>
        </w:tc>
      </w:tr>
      <w:tr w:rsidR="001820A2" w:rsidRPr="00B74F65" w14:paraId="4E093A8C" w14:textId="77777777" w:rsidTr="00F04268">
        <w:tc>
          <w:tcPr>
            <w:tcW w:w="3072" w:type="dxa"/>
          </w:tcPr>
          <w:p w14:paraId="180683B7"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ASN</w:t>
            </w:r>
          </w:p>
        </w:tc>
        <w:tc>
          <w:tcPr>
            <w:tcW w:w="2731" w:type="dxa"/>
          </w:tcPr>
          <w:p w14:paraId="4CF7D228"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integer</w:t>
            </w:r>
          </w:p>
        </w:tc>
        <w:tc>
          <w:tcPr>
            <w:tcW w:w="3213" w:type="dxa"/>
          </w:tcPr>
          <w:p w14:paraId="5A4617BB"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Autonomous System Number if one is known. Null if nonexistent.</w:t>
            </w:r>
          </w:p>
        </w:tc>
      </w:tr>
      <w:tr w:rsidR="001820A2" w:rsidRPr="00B74F65" w14:paraId="44606E3D" w14:textId="77777777" w:rsidTr="00F04268">
        <w:tc>
          <w:tcPr>
            <w:tcW w:w="3072" w:type="dxa"/>
          </w:tcPr>
          <w:p w14:paraId="5317EFFD"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country_code</w:t>
            </w:r>
            <w:proofErr w:type="spellEnd"/>
          </w:p>
        </w:tc>
        <w:tc>
          <w:tcPr>
            <w:tcW w:w="2731" w:type="dxa"/>
          </w:tcPr>
          <w:p w14:paraId="585EA2A9"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419320DC" w14:textId="77777777" w:rsidR="001820A2" w:rsidRPr="00B74F65" w:rsidRDefault="001820A2" w:rsidP="00F04268">
            <w:pPr>
              <w:rPr>
                <w:rFonts w:cstheme="minorHAnsi"/>
                <w:color w:val="3B3B3B"/>
                <w:sz w:val="24"/>
                <w:szCs w:val="24"/>
                <w:shd w:val="clear" w:color="auto" w:fill="FFFFFF"/>
              </w:rPr>
            </w:pPr>
            <w:proofErr w:type="gramStart"/>
            <w:r w:rsidRPr="00B74F65">
              <w:rPr>
                <w:rFonts w:cstheme="minorHAnsi"/>
                <w:color w:val="3B3B3B"/>
                <w:sz w:val="24"/>
                <w:szCs w:val="24"/>
                <w:shd w:val="clear" w:color="auto" w:fill="FFFFFF"/>
              </w:rPr>
              <w:t>Two character</w:t>
            </w:r>
            <w:proofErr w:type="gramEnd"/>
            <w:r w:rsidRPr="00B74F65">
              <w:rPr>
                <w:rFonts w:cstheme="minorHAnsi"/>
                <w:color w:val="3B3B3B"/>
                <w:sz w:val="24"/>
                <w:szCs w:val="24"/>
                <w:shd w:val="clear" w:color="auto" w:fill="FFFFFF"/>
              </w:rPr>
              <w:t xml:space="preserve"> country code of IP address or "N/A" if unknown.</w:t>
            </w:r>
          </w:p>
        </w:tc>
      </w:tr>
      <w:tr w:rsidR="001820A2" w:rsidRPr="00B74F65" w14:paraId="6B2F198D" w14:textId="77777777" w:rsidTr="00F04268">
        <w:tc>
          <w:tcPr>
            <w:tcW w:w="3072" w:type="dxa"/>
          </w:tcPr>
          <w:p w14:paraId="4271FD97"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city</w:t>
            </w:r>
          </w:p>
        </w:tc>
        <w:tc>
          <w:tcPr>
            <w:tcW w:w="2731" w:type="dxa"/>
          </w:tcPr>
          <w:p w14:paraId="2A1A651F"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51A612E1"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City of IP address if available or "N/A" if unknown.</w:t>
            </w:r>
          </w:p>
        </w:tc>
      </w:tr>
      <w:tr w:rsidR="001820A2" w:rsidRPr="00B74F65" w14:paraId="6DB21174" w14:textId="77777777" w:rsidTr="00F04268">
        <w:tc>
          <w:tcPr>
            <w:tcW w:w="3072" w:type="dxa"/>
          </w:tcPr>
          <w:p w14:paraId="08F431EF"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region</w:t>
            </w:r>
          </w:p>
        </w:tc>
        <w:tc>
          <w:tcPr>
            <w:tcW w:w="2731" w:type="dxa"/>
          </w:tcPr>
          <w:p w14:paraId="1B2C4D1B"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0D96CFE4"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Region (state) of IP address if available or "N/A" if unknown.</w:t>
            </w:r>
          </w:p>
        </w:tc>
      </w:tr>
      <w:tr w:rsidR="001820A2" w:rsidRPr="00B74F65" w14:paraId="01AC801F" w14:textId="77777777" w:rsidTr="00F04268">
        <w:tc>
          <w:tcPr>
            <w:tcW w:w="3072" w:type="dxa"/>
          </w:tcPr>
          <w:p w14:paraId="63546EBF"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timezone</w:t>
            </w:r>
            <w:proofErr w:type="spellEnd"/>
          </w:p>
        </w:tc>
        <w:tc>
          <w:tcPr>
            <w:tcW w:w="2731" w:type="dxa"/>
          </w:tcPr>
          <w:p w14:paraId="39298CE6"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0A0F2288"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Timezone</w:t>
            </w:r>
            <w:proofErr w:type="spellEnd"/>
            <w:r w:rsidRPr="00B74F65">
              <w:rPr>
                <w:rFonts w:cstheme="minorHAnsi"/>
                <w:color w:val="3B3B3B"/>
                <w:sz w:val="24"/>
                <w:szCs w:val="24"/>
                <w:shd w:val="clear" w:color="auto" w:fill="FFFFFF"/>
              </w:rPr>
              <w:t xml:space="preserve"> of IP address if available or "N/A" if unknown.</w:t>
            </w:r>
          </w:p>
        </w:tc>
      </w:tr>
      <w:tr w:rsidR="001820A2" w:rsidRPr="00B74F65" w14:paraId="53EBBA5F" w14:textId="77777777" w:rsidTr="00F04268">
        <w:tc>
          <w:tcPr>
            <w:tcW w:w="3072" w:type="dxa"/>
          </w:tcPr>
          <w:p w14:paraId="51BBC807"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latitude</w:t>
            </w:r>
          </w:p>
        </w:tc>
        <w:tc>
          <w:tcPr>
            <w:tcW w:w="2731" w:type="dxa"/>
          </w:tcPr>
          <w:p w14:paraId="2BF5992D"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float</w:t>
            </w:r>
          </w:p>
        </w:tc>
        <w:tc>
          <w:tcPr>
            <w:tcW w:w="3213" w:type="dxa"/>
          </w:tcPr>
          <w:p w14:paraId="08021BA8"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Latitude of IP address if available or "N/A" if unknown.</w:t>
            </w:r>
          </w:p>
        </w:tc>
      </w:tr>
      <w:tr w:rsidR="001820A2" w:rsidRPr="00B74F65" w14:paraId="19B5E256" w14:textId="77777777" w:rsidTr="00F04268">
        <w:tc>
          <w:tcPr>
            <w:tcW w:w="3072" w:type="dxa"/>
          </w:tcPr>
          <w:p w14:paraId="1559AD26"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longitude</w:t>
            </w:r>
          </w:p>
        </w:tc>
        <w:tc>
          <w:tcPr>
            <w:tcW w:w="2731" w:type="dxa"/>
          </w:tcPr>
          <w:p w14:paraId="2C544E18"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float</w:t>
            </w:r>
          </w:p>
        </w:tc>
        <w:tc>
          <w:tcPr>
            <w:tcW w:w="3213" w:type="dxa"/>
          </w:tcPr>
          <w:p w14:paraId="3944A68B"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Longitude of IP address if available or "N/A" if unknown.</w:t>
            </w:r>
          </w:p>
        </w:tc>
      </w:tr>
      <w:tr w:rsidR="001820A2" w:rsidRPr="00B74F65" w14:paraId="202FBD9C" w14:textId="77777777" w:rsidTr="00F04268">
        <w:tc>
          <w:tcPr>
            <w:tcW w:w="3072" w:type="dxa"/>
          </w:tcPr>
          <w:p w14:paraId="71B8CDCA"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is_crawler</w:t>
            </w:r>
            <w:proofErr w:type="spellEnd"/>
          </w:p>
        </w:tc>
        <w:tc>
          <w:tcPr>
            <w:tcW w:w="2731" w:type="dxa"/>
          </w:tcPr>
          <w:p w14:paraId="59BBA256"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0E4FA313"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 xml:space="preserve">Is this IP associated with being a confirmed crawler from a mainstream search engine such as Googlebot, </w:t>
            </w:r>
            <w:proofErr w:type="spellStart"/>
            <w:r w:rsidRPr="00B74F65">
              <w:rPr>
                <w:rFonts w:cstheme="minorHAnsi"/>
                <w:color w:val="3B3B3B"/>
                <w:sz w:val="24"/>
                <w:szCs w:val="24"/>
                <w:shd w:val="clear" w:color="auto" w:fill="FFFFFF"/>
              </w:rPr>
              <w:t>Bingbot</w:t>
            </w:r>
            <w:proofErr w:type="spellEnd"/>
            <w:r w:rsidRPr="00B74F65">
              <w:rPr>
                <w:rFonts w:cstheme="minorHAnsi"/>
                <w:color w:val="3B3B3B"/>
                <w:sz w:val="24"/>
                <w:szCs w:val="24"/>
                <w:shd w:val="clear" w:color="auto" w:fill="FFFFFF"/>
              </w:rPr>
              <w:t xml:space="preserve">, Yandex, etc. based on hostname or IP address </w:t>
            </w:r>
            <w:proofErr w:type="gramStart"/>
            <w:r w:rsidRPr="00B74F65">
              <w:rPr>
                <w:rFonts w:cstheme="minorHAnsi"/>
                <w:color w:val="3B3B3B"/>
                <w:sz w:val="24"/>
                <w:szCs w:val="24"/>
                <w:shd w:val="clear" w:color="auto" w:fill="FFFFFF"/>
              </w:rPr>
              <w:t>verification.</w:t>
            </w:r>
            <w:proofErr w:type="gramEnd"/>
          </w:p>
        </w:tc>
      </w:tr>
      <w:tr w:rsidR="001820A2" w:rsidRPr="00B74F65" w14:paraId="552E107A" w14:textId="77777777" w:rsidTr="00F04268">
        <w:tc>
          <w:tcPr>
            <w:tcW w:w="3072" w:type="dxa"/>
          </w:tcPr>
          <w:p w14:paraId="6289DBDE"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connection_type</w:t>
            </w:r>
            <w:proofErr w:type="spellEnd"/>
          </w:p>
        </w:tc>
        <w:tc>
          <w:tcPr>
            <w:tcW w:w="2731" w:type="dxa"/>
          </w:tcPr>
          <w:p w14:paraId="5DC4B774"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5EBEB4E1"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Classification of the IP address connection type as "Residential", "Corporate", "Education", "Mobile", or "Data Center".</w:t>
            </w:r>
          </w:p>
        </w:tc>
      </w:tr>
      <w:tr w:rsidR="001820A2" w:rsidRPr="00B74F65" w14:paraId="50B65DFF" w14:textId="77777777" w:rsidTr="00F04268">
        <w:tc>
          <w:tcPr>
            <w:tcW w:w="3072" w:type="dxa"/>
          </w:tcPr>
          <w:p w14:paraId="633AF202"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recent_abuse</w:t>
            </w:r>
            <w:proofErr w:type="spellEnd"/>
          </w:p>
        </w:tc>
        <w:tc>
          <w:tcPr>
            <w:tcW w:w="2731" w:type="dxa"/>
          </w:tcPr>
          <w:p w14:paraId="676320D3"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60EF2048"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 xml:space="preserve">This value will indicate if there has been any recently verified abuse across our network for this IP address. Abuse could be a confirmed chargeback, compromised device, fake app install, or similar malicious </w:t>
            </w:r>
            <w:r w:rsidRPr="00B74F65">
              <w:rPr>
                <w:rFonts w:cstheme="minorHAnsi"/>
                <w:color w:val="3B3B3B"/>
                <w:sz w:val="24"/>
                <w:szCs w:val="24"/>
                <w:shd w:val="clear" w:color="auto" w:fill="FFFFFF"/>
              </w:rPr>
              <w:lastRenderedPageBreak/>
              <w:t>behavior within the past few days.</w:t>
            </w:r>
          </w:p>
        </w:tc>
      </w:tr>
      <w:tr w:rsidR="001820A2" w:rsidRPr="00B74F65" w14:paraId="3DE15800" w14:textId="77777777" w:rsidTr="00F04268">
        <w:tc>
          <w:tcPr>
            <w:tcW w:w="3072" w:type="dxa"/>
          </w:tcPr>
          <w:p w14:paraId="7F40D26E"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lastRenderedPageBreak/>
              <w:t>abuse_velocity</w:t>
            </w:r>
            <w:proofErr w:type="spellEnd"/>
          </w:p>
        </w:tc>
        <w:tc>
          <w:tcPr>
            <w:tcW w:w="2731" w:type="dxa"/>
          </w:tcPr>
          <w:p w14:paraId="74D5BB25"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46797DF1"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u w:val="single"/>
                <w:shd w:val="clear" w:color="auto" w:fill="FFFFFF"/>
              </w:rPr>
              <w:t>Premium Account Feature</w:t>
            </w:r>
            <w:r w:rsidRPr="00B74F65">
              <w:rPr>
                <w:rFonts w:cstheme="minorHAnsi"/>
                <w:color w:val="3B3B3B"/>
                <w:sz w:val="24"/>
                <w:szCs w:val="24"/>
                <w:shd w:val="clear" w:color="auto" w:fill="FFFFFF"/>
              </w:rPr>
              <w:t> - How frequently the IP address is engaging in abuse across the IPQS threat network. Values can be "high", "medium", "low", or "none". Can be used in combination with the </w:t>
            </w:r>
            <w:r w:rsidRPr="00B74F65">
              <w:rPr>
                <w:rFonts w:cstheme="minorHAnsi"/>
                <w:b/>
                <w:bCs/>
                <w:color w:val="3B3B3B"/>
                <w:sz w:val="24"/>
                <w:szCs w:val="24"/>
                <w:shd w:val="clear" w:color="auto" w:fill="FFFFFF"/>
              </w:rPr>
              <w:t>Fraud Score</w:t>
            </w:r>
            <w:r w:rsidRPr="00B74F65">
              <w:rPr>
                <w:rFonts w:cstheme="minorHAnsi"/>
                <w:color w:val="3B3B3B"/>
                <w:sz w:val="24"/>
                <w:szCs w:val="24"/>
                <w:shd w:val="clear" w:color="auto" w:fill="FFFFFF"/>
              </w:rPr>
              <w:t> to identify bad behavior.</w:t>
            </w:r>
          </w:p>
        </w:tc>
      </w:tr>
      <w:tr w:rsidR="001820A2" w:rsidRPr="00B74F65" w14:paraId="0B3E0304" w14:textId="77777777" w:rsidTr="00F04268">
        <w:tc>
          <w:tcPr>
            <w:tcW w:w="3072" w:type="dxa"/>
          </w:tcPr>
          <w:p w14:paraId="08F9BC7D"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bot_status</w:t>
            </w:r>
            <w:proofErr w:type="spellEnd"/>
          </w:p>
        </w:tc>
        <w:tc>
          <w:tcPr>
            <w:tcW w:w="2731" w:type="dxa"/>
          </w:tcPr>
          <w:p w14:paraId="6FC0BBA2"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4FEB26D8"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u w:val="single"/>
                <w:shd w:val="clear" w:color="auto" w:fill="FFFFFF"/>
              </w:rPr>
              <w:t>Premium Account Feature</w:t>
            </w:r>
            <w:r w:rsidRPr="00B74F65">
              <w:rPr>
                <w:rFonts w:cstheme="minorHAnsi"/>
                <w:color w:val="3B3B3B"/>
                <w:sz w:val="24"/>
                <w:szCs w:val="24"/>
                <w:shd w:val="clear" w:color="auto" w:fill="FFFFFF"/>
              </w:rPr>
              <w:t> - Indicates if bots or non-human traffic has recently used this IP address to engage in automated fraudulent behavior. Provides stronger confidence that the IP address is suspicious.</w:t>
            </w:r>
          </w:p>
        </w:tc>
      </w:tr>
      <w:tr w:rsidR="001820A2" w:rsidRPr="00B74F65" w14:paraId="39885042" w14:textId="77777777" w:rsidTr="00F04268">
        <w:tc>
          <w:tcPr>
            <w:tcW w:w="3072" w:type="dxa"/>
          </w:tcPr>
          <w:p w14:paraId="65065C0F"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vpn</w:t>
            </w:r>
            <w:proofErr w:type="spellEnd"/>
          </w:p>
        </w:tc>
        <w:tc>
          <w:tcPr>
            <w:tcW w:w="2731" w:type="dxa"/>
          </w:tcPr>
          <w:p w14:paraId="4006A0B6"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59504A38" w14:textId="77777777" w:rsidR="001820A2" w:rsidRPr="00B74F65" w:rsidRDefault="001820A2" w:rsidP="00F04268">
            <w:pPr>
              <w:spacing w:after="300"/>
              <w:rPr>
                <w:rFonts w:cstheme="minorHAnsi"/>
                <w:color w:val="3B3B3B"/>
                <w:sz w:val="24"/>
                <w:szCs w:val="24"/>
              </w:rPr>
            </w:pPr>
            <w:r w:rsidRPr="00B74F65">
              <w:rPr>
                <w:rFonts w:cstheme="minorHAnsi"/>
                <w:color w:val="3B3B3B"/>
                <w:sz w:val="24"/>
                <w:szCs w:val="24"/>
              </w:rPr>
              <w:br/>
              <w:t>Is this IP suspected of being a VPN connection? This can include data center ranges which can become active VPNs at any time. The "proxy" status will always be true when this value is true.</w:t>
            </w:r>
          </w:p>
          <w:p w14:paraId="783C39F4" w14:textId="77777777" w:rsidR="001820A2" w:rsidRPr="00B74F65" w:rsidRDefault="001820A2" w:rsidP="00F04268">
            <w:pPr>
              <w:rPr>
                <w:rFonts w:cstheme="minorHAnsi"/>
                <w:color w:val="3B3B3B"/>
                <w:sz w:val="24"/>
                <w:szCs w:val="24"/>
                <w:u w:val="single"/>
                <w:shd w:val="clear" w:color="auto" w:fill="FFFFFF"/>
              </w:rPr>
            </w:pPr>
          </w:p>
        </w:tc>
      </w:tr>
      <w:tr w:rsidR="001820A2" w:rsidRPr="00B74F65" w14:paraId="739CCCBC" w14:textId="77777777" w:rsidTr="00F04268">
        <w:tc>
          <w:tcPr>
            <w:tcW w:w="3072" w:type="dxa"/>
          </w:tcPr>
          <w:p w14:paraId="3D7BCF51"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tor</w:t>
            </w:r>
          </w:p>
        </w:tc>
        <w:tc>
          <w:tcPr>
            <w:tcW w:w="2731" w:type="dxa"/>
          </w:tcPr>
          <w:p w14:paraId="51CD1A03"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446BB8C9"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Is this IP suspected of being a TOR connection? This can include previously active TOR nodes and exits which can become active TOR exits at any time. The "proxy" status will always be true when this value is true.</w:t>
            </w:r>
          </w:p>
        </w:tc>
      </w:tr>
      <w:tr w:rsidR="001820A2" w:rsidRPr="00B74F65" w14:paraId="469B7AE7" w14:textId="77777777" w:rsidTr="00F04268">
        <w:tc>
          <w:tcPr>
            <w:tcW w:w="3072" w:type="dxa"/>
          </w:tcPr>
          <w:p w14:paraId="616740B4"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active_vpn</w:t>
            </w:r>
            <w:proofErr w:type="spellEnd"/>
          </w:p>
        </w:tc>
        <w:tc>
          <w:tcPr>
            <w:tcW w:w="2731" w:type="dxa"/>
          </w:tcPr>
          <w:p w14:paraId="512A35B2"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5B5AD49D"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u w:val="single"/>
                <w:shd w:val="clear" w:color="auto" w:fill="FFFFFF"/>
              </w:rPr>
              <w:t>Premium Account Feature</w:t>
            </w:r>
            <w:r w:rsidRPr="00B74F65">
              <w:rPr>
                <w:rFonts w:cstheme="minorHAnsi"/>
                <w:color w:val="3B3B3B"/>
                <w:sz w:val="24"/>
                <w:szCs w:val="24"/>
                <w:shd w:val="clear" w:color="auto" w:fill="FFFFFF"/>
              </w:rPr>
              <w:t> - Identifies active VPN connections used by popular VPN services and private VPN servers.</w:t>
            </w:r>
          </w:p>
        </w:tc>
      </w:tr>
      <w:tr w:rsidR="001820A2" w:rsidRPr="00B74F65" w14:paraId="6EFDAEDF" w14:textId="77777777" w:rsidTr="00F04268">
        <w:tc>
          <w:tcPr>
            <w:tcW w:w="3072" w:type="dxa"/>
          </w:tcPr>
          <w:p w14:paraId="55C6D106"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active_tor</w:t>
            </w:r>
            <w:proofErr w:type="spellEnd"/>
          </w:p>
        </w:tc>
        <w:tc>
          <w:tcPr>
            <w:tcW w:w="2731" w:type="dxa"/>
          </w:tcPr>
          <w:p w14:paraId="474DBC9B"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0C494F98" w14:textId="77777777" w:rsidR="001820A2" w:rsidRPr="00B74F65" w:rsidRDefault="001820A2" w:rsidP="00F04268">
            <w:pPr>
              <w:spacing w:after="300"/>
              <w:rPr>
                <w:rFonts w:cstheme="minorHAnsi"/>
                <w:color w:val="3B3B3B"/>
                <w:sz w:val="24"/>
                <w:szCs w:val="24"/>
              </w:rPr>
            </w:pPr>
            <w:r w:rsidRPr="00B74F65">
              <w:rPr>
                <w:rFonts w:cstheme="minorHAnsi"/>
                <w:color w:val="3B3B3B"/>
                <w:sz w:val="24"/>
                <w:szCs w:val="24"/>
                <w:u w:val="single"/>
              </w:rPr>
              <w:br/>
              <w:t>Premium Account Feature</w:t>
            </w:r>
            <w:r w:rsidRPr="00B74F65">
              <w:rPr>
                <w:rFonts w:cstheme="minorHAnsi"/>
                <w:color w:val="3B3B3B"/>
                <w:sz w:val="24"/>
                <w:szCs w:val="24"/>
              </w:rPr>
              <w:t> - Identifies active TOR exits on the TOR network.</w:t>
            </w:r>
          </w:p>
          <w:p w14:paraId="737F200E" w14:textId="77777777" w:rsidR="001820A2" w:rsidRPr="00B74F65" w:rsidRDefault="001820A2" w:rsidP="00F04268">
            <w:pPr>
              <w:rPr>
                <w:rFonts w:cstheme="minorHAnsi"/>
                <w:color w:val="3B3B3B"/>
                <w:sz w:val="24"/>
                <w:szCs w:val="24"/>
                <w:u w:val="single"/>
                <w:shd w:val="clear" w:color="auto" w:fill="FFFFFF"/>
              </w:rPr>
            </w:pPr>
          </w:p>
        </w:tc>
      </w:tr>
      <w:tr w:rsidR="001820A2" w:rsidRPr="00B74F65" w14:paraId="6636D3B6" w14:textId="77777777" w:rsidTr="00F04268">
        <w:tc>
          <w:tcPr>
            <w:tcW w:w="3072" w:type="dxa"/>
          </w:tcPr>
          <w:p w14:paraId="152A8F89"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lastRenderedPageBreak/>
              <w:t>mobile</w:t>
            </w:r>
          </w:p>
        </w:tc>
        <w:tc>
          <w:tcPr>
            <w:tcW w:w="2731" w:type="dxa"/>
          </w:tcPr>
          <w:p w14:paraId="1CD12B40"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1F74FDBC"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Is this user agent a mobile browser? (will always be false if the user agent is not passed in the API request)</w:t>
            </w:r>
          </w:p>
        </w:tc>
      </w:tr>
      <w:tr w:rsidR="001820A2" w:rsidRPr="00B74F65" w14:paraId="7150B638" w14:textId="77777777" w:rsidTr="00F04268">
        <w:tc>
          <w:tcPr>
            <w:tcW w:w="3072" w:type="dxa"/>
          </w:tcPr>
          <w:p w14:paraId="6064D2B8"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fraud_score</w:t>
            </w:r>
            <w:proofErr w:type="spellEnd"/>
          </w:p>
        </w:tc>
        <w:tc>
          <w:tcPr>
            <w:tcW w:w="2731" w:type="dxa"/>
          </w:tcPr>
          <w:p w14:paraId="16F4C260"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float</w:t>
            </w:r>
          </w:p>
        </w:tc>
        <w:tc>
          <w:tcPr>
            <w:tcW w:w="3213" w:type="dxa"/>
          </w:tcPr>
          <w:p w14:paraId="46D19512"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The overall fraud score of the user based on the IP, user agent, language, and any other optionally passed variables. Fraud Scores </w:t>
            </w:r>
            <w:r w:rsidRPr="00B74F65">
              <w:rPr>
                <w:rFonts w:cstheme="minorHAnsi"/>
                <w:b/>
                <w:bCs/>
                <w:color w:val="3B3B3B"/>
                <w:sz w:val="24"/>
                <w:szCs w:val="24"/>
                <w:shd w:val="clear" w:color="auto" w:fill="FFFFFF"/>
              </w:rPr>
              <w:t>&gt;= 75</w:t>
            </w:r>
            <w:r w:rsidRPr="00B74F65">
              <w:rPr>
                <w:rFonts w:cstheme="minorHAnsi"/>
                <w:color w:val="3B3B3B"/>
                <w:sz w:val="24"/>
                <w:szCs w:val="24"/>
                <w:shd w:val="clear" w:color="auto" w:fill="FFFFFF"/>
              </w:rPr>
              <w:t> are suspicious, but not necessarily fraudulent. We recommend flagging or blocking traffic with Fraud Scores </w:t>
            </w:r>
            <w:r w:rsidRPr="00B74F65">
              <w:rPr>
                <w:rFonts w:cstheme="minorHAnsi"/>
                <w:b/>
                <w:bCs/>
                <w:color w:val="3B3B3B"/>
                <w:sz w:val="24"/>
                <w:szCs w:val="24"/>
                <w:shd w:val="clear" w:color="auto" w:fill="FFFFFF"/>
              </w:rPr>
              <w:t>&gt;= 85</w:t>
            </w:r>
            <w:r w:rsidRPr="00B74F65">
              <w:rPr>
                <w:rFonts w:cstheme="minorHAnsi"/>
                <w:color w:val="3B3B3B"/>
                <w:sz w:val="24"/>
                <w:szCs w:val="24"/>
                <w:shd w:val="clear" w:color="auto" w:fill="FFFFFF"/>
              </w:rPr>
              <w:t>, but you may find it beneficial to use a higher or lower threshold.</w:t>
            </w:r>
          </w:p>
        </w:tc>
      </w:tr>
      <w:tr w:rsidR="001820A2" w:rsidRPr="00B74F65" w14:paraId="1BB72795" w14:textId="77777777" w:rsidTr="00F04268">
        <w:tc>
          <w:tcPr>
            <w:tcW w:w="3072" w:type="dxa"/>
          </w:tcPr>
          <w:p w14:paraId="406B64A6"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request_id</w:t>
            </w:r>
            <w:proofErr w:type="spellEnd"/>
          </w:p>
        </w:tc>
        <w:tc>
          <w:tcPr>
            <w:tcW w:w="2731" w:type="dxa"/>
          </w:tcPr>
          <w:p w14:paraId="73011A21"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0C545E6D"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 xml:space="preserve">A unique identifier for this request that can be used to lookup the request details or send a </w:t>
            </w:r>
            <w:proofErr w:type="spellStart"/>
            <w:r w:rsidRPr="00B74F65">
              <w:rPr>
                <w:rFonts w:cstheme="minorHAnsi"/>
                <w:color w:val="3B3B3B"/>
                <w:sz w:val="24"/>
                <w:szCs w:val="24"/>
                <w:shd w:val="clear" w:color="auto" w:fill="FFFFFF"/>
              </w:rPr>
              <w:t>postback</w:t>
            </w:r>
            <w:proofErr w:type="spellEnd"/>
            <w:r w:rsidRPr="00B74F65">
              <w:rPr>
                <w:rFonts w:cstheme="minorHAnsi"/>
                <w:color w:val="3B3B3B"/>
                <w:sz w:val="24"/>
                <w:szCs w:val="24"/>
                <w:shd w:val="clear" w:color="auto" w:fill="FFFFFF"/>
              </w:rPr>
              <w:t xml:space="preserve"> conversion notice.</w:t>
            </w:r>
          </w:p>
        </w:tc>
      </w:tr>
      <w:tr w:rsidR="001820A2" w:rsidRPr="00B74F65" w14:paraId="11DE4150" w14:textId="77777777" w:rsidTr="00F04268">
        <w:tc>
          <w:tcPr>
            <w:tcW w:w="3072" w:type="dxa"/>
          </w:tcPr>
          <w:p w14:paraId="5C764A81"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operating_system</w:t>
            </w:r>
            <w:proofErr w:type="spellEnd"/>
          </w:p>
        </w:tc>
        <w:tc>
          <w:tcPr>
            <w:tcW w:w="2731" w:type="dxa"/>
          </w:tcPr>
          <w:p w14:paraId="41152CBA"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6461AAB1"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Operating system name and version or "N/A" if unknown. Requires the "</w:t>
            </w:r>
            <w:proofErr w:type="spellStart"/>
            <w:r w:rsidRPr="00B74F65">
              <w:rPr>
                <w:rFonts w:cstheme="minorHAnsi"/>
                <w:color w:val="3B3B3B"/>
                <w:sz w:val="24"/>
                <w:szCs w:val="24"/>
                <w:shd w:val="clear" w:color="auto" w:fill="FFFFFF"/>
              </w:rPr>
              <w:t>user_agent</w:t>
            </w:r>
            <w:proofErr w:type="spellEnd"/>
            <w:r w:rsidRPr="00B74F65">
              <w:rPr>
                <w:rFonts w:cstheme="minorHAnsi"/>
                <w:color w:val="3B3B3B"/>
                <w:sz w:val="24"/>
                <w:szCs w:val="24"/>
                <w:shd w:val="clear" w:color="auto" w:fill="FFFFFF"/>
              </w:rPr>
              <w:t>" variable in the API Request.</w:t>
            </w:r>
          </w:p>
        </w:tc>
      </w:tr>
      <w:tr w:rsidR="001820A2" w:rsidRPr="00B74F65" w14:paraId="1248A398" w14:textId="77777777" w:rsidTr="00F04268">
        <w:tc>
          <w:tcPr>
            <w:tcW w:w="3072" w:type="dxa"/>
          </w:tcPr>
          <w:p w14:paraId="167C5AF4"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browser</w:t>
            </w:r>
          </w:p>
        </w:tc>
        <w:tc>
          <w:tcPr>
            <w:tcW w:w="2731" w:type="dxa"/>
          </w:tcPr>
          <w:p w14:paraId="3BBA01A8"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69DE5AA7"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Browser name and version or "N/A" if unknown. Requires the "</w:t>
            </w:r>
            <w:proofErr w:type="spellStart"/>
            <w:r w:rsidRPr="00B74F65">
              <w:rPr>
                <w:rStyle w:val="Strong"/>
                <w:rFonts w:cstheme="minorHAnsi"/>
                <w:color w:val="3B3B3B"/>
                <w:sz w:val="24"/>
                <w:szCs w:val="24"/>
                <w:shd w:val="clear" w:color="auto" w:fill="FFFFFF"/>
              </w:rPr>
              <w:t>user_agent</w:t>
            </w:r>
            <w:proofErr w:type="spellEnd"/>
            <w:r w:rsidRPr="00B74F65">
              <w:rPr>
                <w:rFonts w:cstheme="minorHAnsi"/>
                <w:color w:val="3B3B3B"/>
                <w:sz w:val="24"/>
                <w:szCs w:val="24"/>
                <w:shd w:val="clear" w:color="auto" w:fill="FFFFFF"/>
              </w:rPr>
              <w:t>" variable in the API Request.</w:t>
            </w:r>
          </w:p>
        </w:tc>
      </w:tr>
      <w:tr w:rsidR="001820A2" w:rsidRPr="00B74F65" w14:paraId="690608F6" w14:textId="77777777" w:rsidTr="00F04268">
        <w:tc>
          <w:tcPr>
            <w:tcW w:w="3072" w:type="dxa"/>
          </w:tcPr>
          <w:p w14:paraId="07B8B96A"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device_brand</w:t>
            </w:r>
            <w:proofErr w:type="spellEnd"/>
          </w:p>
        </w:tc>
        <w:tc>
          <w:tcPr>
            <w:tcW w:w="2731" w:type="dxa"/>
          </w:tcPr>
          <w:p w14:paraId="54ADDE04"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2D2B165F"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Brand name of the device or "N/A" if unknown. Requires the "</w:t>
            </w:r>
            <w:proofErr w:type="spellStart"/>
            <w:r w:rsidRPr="00B74F65">
              <w:rPr>
                <w:rStyle w:val="Strong"/>
                <w:rFonts w:cstheme="minorHAnsi"/>
                <w:color w:val="3B3B3B"/>
                <w:sz w:val="24"/>
                <w:szCs w:val="24"/>
                <w:shd w:val="clear" w:color="auto" w:fill="FFFFFF"/>
              </w:rPr>
              <w:t>user_agent</w:t>
            </w:r>
            <w:proofErr w:type="spellEnd"/>
            <w:r w:rsidRPr="00B74F65">
              <w:rPr>
                <w:rFonts w:cstheme="minorHAnsi"/>
                <w:color w:val="3B3B3B"/>
                <w:sz w:val="24"/>
                <w:szCs w:val="24"/>
                <w:shd w:val="clear" w:color="auto" w:fill="FFFFFF"/>
              </w:rPr>
              <w:t>" variable in the API Request.</w:t>
            </w:r>
          </w:p>
        </w:tc>
      </w:tr>
      <w:tr w:rsidR="001820A2" w:rsidRPr="00B74F65" w14:paraId="093B4217" w14:textId="77777777" w:rsidTr="00F04268">
        <w:tc>
          <w:tcPr>
            <w:tcW w:w="3072" w:type="dxa"/>
          </w:tcPr>
          <w:p w14:paraId="2792A607"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device_model</w:t>
            </w:r>
            <w:proofErr w:type="spellEnd"/>
          </w:p>
        </w:tc>
        <w:tc>
          <w:tcPr>
            <w:tcW w:w="2731" w:type="dxa"/>
          </w:tcPr>
          <w:p w14:paraId="3FF81A28"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2C10528A"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Model name of the device or "N/A" if unknown. Requires the "</w:t>
            </w:r>
            <w:proofErr w:type="spellStart"/>
            <w:r w:rsidRPr="00B74F65">
              <w:rPr>
                <w:rStyle w:val="Strong"/>
                <w:rFonts w:cstheme="minorHAnsi"/>
                <w:color w:val="3B3B3B"/>
                <w:sz w:val="24"/>
                <w:szCs w:val="24"/>
                <w:shd w:val="clear" w:color="auto" w:fill="FFFFFF"/>
              </w:rPr>
              <w:t>user_agent</w:t>
            </w:r>
            <w:proofErr w:type="spellEnd"/>
            <w:r w:rsidRPr="00B74F65">
              <w:rPr>
                <w:rFonts w:cstheme="minorHAnsi"/>
                <w:color w:val="3B3B3B"/>
                <w:sz w:val="24"/>
                <w:szCs w:val="24"/>
                <w:shd w:val="clear" w:color="auto" w:fill="FFFFFF"/>
              </w:rPr>
              <w:t>" variable in the API Request.</w:t>
            </w:r>
          </w:p>
        </w:tc>
      </w:tr>
      <w:tr w:rsidR="001820A2" w:rsidRPr="00B74F65" w14:paraId="1E2B0FC2" w14:textId="77777777" w:rsidTr="00F04268">
        <w:tc>
          <w:tcPr>
            <w:tcW w:w="3072" w:type="dxa"/>
          </w:tcPr>
          <w:p w14:paraId="41632A8C"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transaction_details</w:t>
            </w:r>
            <w:proofErr w:type="spellEnd"/>
            <w:r w:rsidRPr="00B74F65">
              <w:rPr>
                <w:rFonts w:cstheme="minorHAnsi"/>
                <w:color w:val="3B3B3B"/>
                <w:sz w:val="24"/>
                <w:szCs w:val="24"/>
                <w:shd w:val="clear" w:color="auto" w:fill="FFFFFF"/>
              </w:rPr>
              <w:t> </w:t>
            </w:r>
          </w:p>
        </w:tc>
        <w:tc>
          <w:tcPr>
            <w:tcW w:w="2731" w:type="dxa"/>
          </w:tcPr>
          <w:p w14:paraId="14640D8F"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object</w:t>
            </w:r>
          </w:p>
        </w:tc>
        <w:tc>
          <w:tcPr>
            <w:tcW w:w="3213" w:type="dxa"/>
          </w:tcPr>
          <w:p w14:paraId="5D68F27A"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Additional scoring variables for risk analysis are available when </w:t>
            </w:r>
            <w:hyperlink r:id="rId11" w:history="1">
              <w:r w:rsidRPr="00B74F65">
                <w:rPr>
                  <w:rStyle w:val="Hyperlink"/>
                  <w:rFonts w:cstheme="minorHAnsi"/>
                  <w:color w:val="279AE2"/>
                  <w:sz w:val="24"/>
                  <w:szCs w:val="24"/>
                  <w:shd w:val="clear" w:color="auto" w:fill="FFFFFF"/>
                </w:rPr>
                <w:t>transaction scoring data</w:t>
              </w:r>
            </w:hyperlink>
            <w:r w:rsidRPr="00B74F65">
              <w:rPr>
                <w:rFonts w:cstheme="minorHAnsi"/>
                <w:color w:val="3B3B3B"/>
                <w:sz w:val="24"/>
                <w:szCs w:val="24"/>
                <w:shd w:val="clear" w:color="auto" w:fill="FFFFFF"/>
              </w:rPr>
              <w:t xml:space="preserve"> is passed through the API request. These variables are also useful for scoring user data such as physical addresses, phone numbers, usernames, and transaction </w:t>
            </w:r>
            <w:r w:rsidRPr="00B74F65">
              <w:rPr>
                <w:rFonts w:cstheme="minorHAnsi"/>
                <w:color w:val="3B3B3B"/>
                <w:sz w:val="24"/>
                <w:szCs w:val="24"/>
                <w:shd w:val="clear" w:color="auto" w:fill="FFFFFF"/>
              </w:rPr>
              <w:lastRenderedPageBreak/>
              <w:t>details. The data points below are populated when at least 1 transaction data parameter is present in the initial API request. The following transaction variables are "null" when the necessary transaction parameters are not passed with the initial API request. For instance, not passing the "</w:t>
            </w:r>
            <w:proofErr w:type="spellStart"/>
            <w:r w:rsidRPr="00B74F65">
              <w:rPr>
                <w:rFonts w:cstheme="minorHAnsi"/>
                <w:color w:val="3B3B3B"/>
                <w:sz w:val="24"/>
                <w:szCs w:val="24"/>
                <w:shd w:val="clear" w:color="auto" w:fill="FFFFFF"/>
              </w:rPr>
              <w:t>billing_email</w:t>
            </w:r>
            <w:proofErr w:type="spellEnd"/>
            <w:r w:rsidRPr="00B74F65">
              <w:rPr>
                <w:rFonts w:cstheme="minorHAnsi"/>
                <w:color w:val="3B3B3B"/>
                <w:sz w:val="24"/>
                <w:szCs w:val="24"/>
                <w:shd w:val="clear" w:color="auto" w:fill="FFFFFF"/>
              </w:rPr>
              <w:t>" will return "</w:t>
            </w:r>
            <w:proofErr w:type="spellStart"/>
            <w:r w:rsidRPr="00B74F65">
              <w:rPr>
                <w:rFonts w:cstheme="minorHAnsi"/>
                <w:color w:val="3B3B3B"/>
                <w:sz w:val="24"/>
                <w:szCs w:val="24"/>
                <w:shd w:val="clear" w:color="auto" w:fill="FFFFFF"/>
              </w:rPr>
              <w:t>valid_billing_email</w:t>
            </w:r>
            <w:proofErr w:type="spellEnd"/>
            <w:r w:rsidRPr="00B74F65">
              <w:rPr>
                <w:rFonts w:cstheme="minorHAnsi"/>
                <w:color w:val="3B3B3B"/>
                <w:sz w:val="24"/>
                <w:szCs w:val="24"/>
                <w:shd w:val="clear" w:color="auto" w:fill="FFFFFF"/>
              </w:rPr>
              <w:t>" as null.</w:t>
            </w:r>
          </w:p>
        </w:tc>
      </w:tr>
      <w:tr w:rsidR="001820A2" w:rsidRPr="00B74F65" w14:paraId="4328FCC1" w14:textId="77777777" w:rsidTr="00F04268">
        <w:tc>
          <w:tcPr>
            <w:tcW w:w="3072" w:type="dxa"/>
          </w:tcPr>
          <w:p w14:paraId="75084C5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lastRenderedPageBreak/>
              <w:t>message</w:t>
            </w:r>
          </w:p>
        </w:tc>
        <w:tc>
          <w:tcPr>
            <w:tcW w:w="2731" w:type="dxa"/>
          </w:tcPr>
          <w:p w14:paraId="5A6638D1"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w:t>
            </w:r>
          </w:p>
        </w:tc>
        <w:tc>
          <w:tcPr>
            <w:tcW w:w="3213" w:type="dxa"/>
          </w:tcPr>
          <w:p w14:paraId="1E9E8A36"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A generic status message, either success or some form of an error notice.</w:t>
            </w:r>
          </w:p>
        </w:tc>
      </w:tr>
      <w:tr w:rsidR="001820A2" w:rsidRPr="00B74F65" w14:paraId="44725B69" w14:textId="77777777" w:rsidTr="00F04268">
        <w:tc>
          <w:tcPr>
            <w:tcW w:w="3072" w:type="dxa"/>
          </w:tcPr>
          <w:p w14:paraId="1675485D"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success</w:t>
            </w:r>
          </w:p>
        </w:tc>
        <w:tc>
          <w:tcPr>
            <w:tcW w:w="2731" w:type="dxa"/>
          </w:tcPr>
          <w:p w14:paraId="2C65DFDE"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000000" w:themeColor="text1"/>
                <w:sz w:val="24"/>
                <w:szCs w:val="24"/>
              </w:rPr>
              <w:t>boolean</w:t>
            </w:r>
            <w:proofErr w:type="spellEnd"/>
          </w:p>
        </w:tc>
        <w:tc>
          <w:tcPr>
            <w:tcW w:w="3213" w:type="dxa"/>
          </w:tcPr>
          <w:p w14:paraId="5B4A1772"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Was the request successful?</w:t>
            </w:r>
          </w:p>
        </w:tc>
      </w:tr>
      <w:tr w:rsidR="001820A2" w:rsidRPr="00B74F65" w14:paraId="6C097C01" w14:textId="77777777" w:rsidTr="00F04268">
        <w:tc>
          <w:tcPr>
            <w:tcW w:w="3072" w:type="dxa"/>
          </w:tcPr>
          <w:p w14:paraId="7229B3A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errors</w:t>
            </w:r>
          </w:p>
        </w:tc>
        <w:tc>
          <w:tcPr>
            <w:tcW w:w="2731" w:type="dxa"/>
          </w:tcPr>
          <w:p w14:paraId="44DE8FDF" w14:textId="77777777" w:rsidR="001820A2" w:rsidRPr="00B74F65" w:rsidRDefault="001820A2" w:rsidP="00F04268">
            <w:pPr>
              <w:rPr>
                <w:rFonts w:cstheme="minorHAnsi"/>
                <w:color w:val="000000" w:themeColor="text1"/>
                <w:sz w:val="24"/>
                <w:szCs w:val="24"/>
              </w:rPr>
            </w:pPr>
            <w:r w:rsidRPr="00B74F65">
              <w:rPr>
                <w:rFonts w:cstheme="minorHAnsi"/>
                <w:color w:val="000000" w:themeColor="text1"/>
                <w:sz w:val="24"/>
                <w:szCs w:val="24"/>
              </w:rPr>
              <w:t>String Array</w:t>
            </w:r>
          </w:p>
        </w:tc>
        <w:tc>
          <w:tcPr>
            <w:tcW w:w="3213" w:type="dxa"/>
          </w:tcPr>
          <w:p w14:paraId="29423574" w14:textId="77777777" w:rsidR="001820A2" w:rsidRPr="00B74F65" w:rsidRDefault="001820A2" w:rsidP="00F04268">
            <w:pPr>
              <w:rPr>
                <w:rFonts w:cstheme="minorHAnsi"/>
                <w:color w:val="3B3B3B"/>
                <w:sz w:val="24"/>
                <w:szCs w:val="24"/>
                <w:u w:val="single"/>
                <w:shd w:val="clear" w:color="auto" w:fill="FFFFFF"/>
              </w:rPr>
            </w:pPr>
            <w:r w:rsidRPr="00B74F65">
              <w:rPr>
                <w:rFonts w:cstheme="minorHAnsi"/>
                <w:color w:val="3B3B3B"/>
                <w:sz w:val="24"/>
                <w:szCs w:val="24"/>
                <w:shd w:val="clear" w:color="auto" w:fill="FFFFFF"/>
              </w:rPr>
              <w:t>Array of errors which occurred while attempting to process this request.</w:t>
            </w:r>
          </w:p>
        </w:tc>
      </w:tr>
    </w:tbl>
    <w:p w14:paraId="42E71C89" w14:textId="77777777" w:rsidR="001820A2" w:rsidRPr="00B74F65" w:rsidRDefault="001820A2" w:rsidP="001820A2">
      <w:pPr>
        <w:rPr>
          <w:rFonts w:cstheme="minorHAnsi"/>
          <w:color w:val="000000"/>
          <w:sz w:val="24"/>
          <w:szCs w:val="24"/>
        </w:rPr>
      </w:pPr>
    </w:p>
    <w:p w14:paraId="373E9C72" w14:textId="77777777" w:rsidR="001820A2" w:rsidRPr="00B74F65" w:rsidRDefault="001820A2" w:rsidP="001820A2">
      <w:pPr>
        <w:rPr>
          <w:rFonts w:cstheme="minorHAnsi"/>
          <w:sz w:val="24"/>
          <w:szCs w:val="24"/>
        </w:rPr>
      </w:pPr>
      <w:proofErr w:type="spellStart"/>
      <w:r w:rsidRPr="00B74F65">
        <w:rPr>
          <w:rFonts w:cstheme="minorHAnsi"/>
          <w:b/>
          <w:bCs/>
          <w:color w:val="000000"/>
          <w:sz w:val="24"/>
          <w:szCs w:val="24"/>
        </w:rPr>
        <w:t>ipqs.emailreputation.json.raw</w:t>
      </w:r>
      <w:proofErr w:type="spellEnd"/>
      <w:r w:rsidRPr="00B74F65">
        <w:rPr>
          <w:rFonts w:cstheme="minorHAnsi"/>
          <w:color w:val="000000"/>
          <w:sz w:val="24"/>
          <w:szCs w:val="24"/>
        </w:rPr>
        <w:t xml:space="preserve"> </w:t>
      </w:r>
      <w:r w:rsidRPr="00B74F65">
        <w:rPr>
          <w:rFonts w:cstheme="minorHAnsi"/>
          <w:sz w:val="24"/>
          <w:szCs w:val="24"/>
        </w:rPr>
        <w:t xml:space="preserve">, this output variable contains the JSON object containing the Email Address reputation data, that can be extracted using </w:t>
      </w:r>
      <w:proofErr w:type="spellStart"/>
      <w:r w:rsidRPr="00B74F65">
        <w:rPr>
          <w:rFonts w:cstheme="minorHAnsi"/>
          <w:sz w:val="24"/>
          <w:szCs w:val="24"/>
        </w:rPr>
        <w:t>JMESPath</w:t>
      </w:r>
      <w:proofErr w:type="spellEnd"/>
      <w:r w:rsidRPr="00B74F65">
        <w:rPr>
          <w:rFonts w:cstheme="minorHAnsi"/>
          <w:sz w:val="24"/>
          <w:szCs w:val="24"/>
        </w:rPr>
        <w:t xml:space="preserve"> App.</w:t>
      </w:r>
    </w:p>
    <w:tbl>
      <w:tblPr>
        <w:tblStyle w:val="TableGrid"/>
        <w:tblW w:w="0" w:type="auto"/>
        <w:tblLook w:val="04A0" w:firstRow="1" w:lastRow="0" w:firstColumn="1" w:lastColumn="0" w:noHBand="0" w:noVBand="1"/>
      </w:tblPr>
      <w:tblGrid>
        <w:gridCol w:w="3072"/>
        <w:gridCol w:w="2731"/>
        <w:gridCol w:w="3213"/>
      </w:tblGrid>
      <w:tr w:rsidR="001820A2" w:rsidRPr="00B74F65" w14:paraId="274921FE" w14:textId="77777777" w:rsidTr="00F04268">
        <w:tc>
          <w:tcPr>
            <w:tcW w:w="3072" w:type="dxa"/>
            <w:shd w:val="clear" w:color="auto" w:fill="E7E6E6" w:themeFill="background2"/>
          </w:tcPr>
          <w:p w14:paraId="780491BC" w14:textId="77777777" w:rsidR="001820A2" w:rsidRPr="00B74F65" w:rsidRDefault="001820A2" w:rsidP="00F04268">
            <w:pPr>
              <w:rPr>
                <w:rFonts w:cstheme="minorHAnsi"/>
                <w:b/>
                <w:bCs/>
                <w:color w:val="000000"/>
                <w:sz w:val="24"/>
                <w:szCs w:val="24"/>
              </w:rPr>
            </w:pPr>
            <w:r w:rsidRPr="00B74F65">
              <w:rPr>
                <w:rFonts w:cstheme="minorHAnsi"/>
                <w:b/>
                <w:bCs/>
                <w:color w:val="000000" w:themeColor="text1"/>
                <w:sz w:val="24"/>
                <w:szCs w:val="24"/>
              </w:rPr>
              <w:t>Attribute Name</w:t>
            </w:r>
          </w:p>
        </w:tc>
        <w:tc>
          <w:tcPr>
            <w:tcW w:w="2731" w:type="dxa"/>
            <w:shd w:val="clear" w:color="auto" w:fill="E7E6E6" w:themeFill="background2"/>
          </w:tcPr>
          <w:p w14:paraId="6257CEB5" w14:textId="77777777" w:rsidR="001820A2" w:rsidRPr="00B74F65" w:rsidRDefault="001820A2" w:rsidP="00F04268">
            <w:pPr>
              <w:rPr>
                <w:rFonts w:cstheme="minorHAnsi"/>
                <w:b/>
                <w:bCs/>
                <w:color w:val="000000" w:themeColor="text1"/>
                <w:sz w:val="24"/>
                <w:szCs w:val="24"/>
              </w:rPr>
            </w:pPr>
            <w:r w:rsidRPr="00B74F65">
              <w:rPr>
                <w:rFonts w:cstheme="minorHAnsi"/>
                <w:b/>
                <w:bCs/>
                <w:color w:val="000000" w:themeColor="text1"/>
                <w:sz w:val="24"/>
                <w:szCs w:val="24"/>
              </w:rPr>
              <w:t>Attribute Type</w:t>
            </w:r>
          </w:p>
        </w:tc>
        <w:tc>
          <w:tcPr>
            <w:tcW w:w="3213" w:type="dxa"/>
            <w:shd w:val="clear" w:color="auto" w:fill="E7E6E6" w:themeFill="background2"/>
          </w:tcPr>
          <w:p w14:paraId="5DA1E7DE" w14:textId="77777777" w:rsidR="001820A2" w:rsidRPr="00B74F65" w:rsidRDefault="001820A2" w:rsidP="00F04268">
            <w:pPr>
              <w:rPr>
                <w:rFonts w:cstheme="minorHAnsi"/>
                <w:b/>
                <w:bCs/>
                <w:color w:val="000000"/>
                <w:sz w:val="24"/>
                <w:szCs w:val="24"/>
              </w:rPr>
            </w:pPr>
            <w:r w:rsidRPr="00B74F65">
              <w:rPr>
                <w:rFonts w:cstheme="minorHAnsi"/>
                <w:b/>
                <w:bCs/>
                <w:color w:val="000000" w:themeColor="text1"/>
                <w:sz w:val="24"/>
                <w:szCs w:val="24"/>
              </w:rPr>
              <w:t>Attribute Description</w:t>
            </w:r>
          </w:p>
        </w:tc>
      </w:tr>
      <w:tr w:rsidR="001820A2" w:rsidRPr="00B74F65" w14:paraId="3359727C" w14:textId="77777777" w:rsidTr="00F04268">
        <w:tc>
          <w:tcPr>
            <w:tcW w:w="3072" w:type="dxa"/>
          </w:tcPr>
          <w:p w14:paraId="3BA9C7C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4"/>
                <w:szCs w:val="24"/>
              </w:rPr>
            </w:pPr>
            <w:r w:rsidRPr="00B74F65">
              <w:rPr>
                <w:rFonts w:cstheme="minorHAnsi"/>
                <w:color w:val="3B3B3B"/>
                <w:sz w:val="24"/>
                <w:szCs w:val="24"/>
                <w:shd w:val="clear" w:color="auto" w:fill="FFFFFF"/>
              </w:rPr>
              <w:t>valid</w:t>
            </w:r>
          </w:p>
        </w:tc>
        <w:tc>
          <w:tcPr>
            <w:tcW w:w="2731" w:type="dxa"/>
          </w:tcPr>
          <w:p w14:paraId="7B628B43"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0E858559" w14:textId="77777777" w:rsidR="001820A2" w:rsidRPr="00B74F65" w:rsidRDefault="001820A2" w:rsidP="00F04268">
            <w:pPr>
              <w:rPr>
                <w:rFonts w:cstheme="minorHAnsi"/>
                <w:color w:val="000000"/>
                <w:sz w:val="24"/>
                <w:szCs w:val="24"/>
              </w:rPr>
            </w:pPr>
            <w:r w:rsidRPr="00B74F65">
              <w:rPr>
                <w:rFonts w:cstheme="minorHAnsi"/>
                <w:color w:val="3B3B3B"/>
                <w:sz w:val="24"/>
                <w:szCs w:val="24"/>
                <w:shd w:val="clear" w:color="auto" w:fill="FFFFFF"/>
              </w:rPr>
              <w:t>Does this email address appear valid?</w:t>
            </w:r>
          </w:p>
        </w:tc>
      </w:tr>
      <w:tr w:rsidR="001820A2" w:rsidRPr="00B74F65" w14:paraId="57BA934C" w14:textId="77777777" w:rsidTr="00F04268">
        <w:tc>
          <w:tcPr>
            <w:tcW w:w="3072" w:type="dxa"/>
          </w:tcPr>
          <w:p w14:paraId="0989E002"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4"/>
                <w:szCs w:val="24"/>
              </w:rPr>
            </w:pPr>
            <w:r w:rsidRPr="00B74F65">
              <w:rPr>
                <w:rFonts w:cstheme="minorHAnsi"/>
                <w:color w:val="3B3B3B"/>
                <w:sz w:val="24"/>
                <w:szCs w:val="24"/>
                <w:shd w:val="clear" w:color="auto" w:fill="FFFFFF"/>
              </w:rPr>
              <w:t>disposable</w:t>
            </w:r>
          </w:p>
        </w:tc>
        <w:tc>
          <w:tcPr>
            <w:tcW w:w="2731" w:type="dxa"/>
          </w:tcPr>
          <w:p w14:paraId="096361DB"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44ADB9B8" w14:textId="77777777" w:rsidR="001820A2" w:rsidRPr="00B74F65" w:rsidRDefault="001820A2" w:rsidP="00F04268">
            <w:pPr>
              <w:rPr>
                <w:rFonts w:cstheme="minorHAnsi"/>
                <w:color w:val="000000"/>
                <w:sz w:val="24"/>
                <w:szCs w:val="24"/>
              </w:rPr>
            </w:pPr>
            <w:r w:rsidRPr="00B74F65">
              <w:rPr>
                <w:rFonts w:cstheme="minorHAnsi"/>
                <w:color w:val="3B3B3B"/>
                <w:sz w:val="24"/>
                <w:szCs w:val="24"/>
                <w:shd w:val="clear" w:color="auto" w:fill="FFFFFF"/>
              </w:rPr>
              <w:t>Is this email suspected of belonging to a temporary or disposable mail service? Usually associated with fraudsters and scammers.</w:t>
            </w:r>
          </w:p>
        </w:tc>
      </w:tr>
      <w:tr w:rsidR="001820A2" w:rsidRPr="00B74F65" w14:paraId="2B1FF9FB" w14:textId="77777777" w:rsidTr="00F04268">
        <w:tc>
          <w:tcPr>
            <w:tcW w:w="3072" w:type="dxa"/>
          </w:tcPr>
          <w:p w14:paraId="2BB1A114"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timed_out</w:t>
            </w:r>
            <w:proofErr w:type="spellEnd"/>
          </w:p>
        </w:tc>
        <w:tc>
          <w:tcPr>
            <w:tcW w:w="2731" w:type="dxa"/>
          </w:tcPr>
          <w:p w14:paraId="587D4745"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5923F516" w14:textId="77777777" w:rsidR="001820A2" w:rsidRPr="00B74F65" w:rsidRDefault="001820A2" w:rsidP="00F04268">
            <w:pPr>
              <w:spacing w:after="300"/>
              <w:rPr>
                <w:rFonts w:cstheme="minorHAnsi"/>
                <w:color w:val="3B3B3B"/>
                <w:sz w:val="24"/>
                <w:szCs w:val="24"/>
              </w:rPr>
            </w:pPr>
            <w:r w:rsidRPr="00B74F65">
              <w:rPr>
                <w:rFonts w:cstheme="minorHAnsi"/>
                <w:color w:val="3B3B3B"/>
                <w:sz w:val="24"/>
                <w:szCs w:val="24"/>
              </w:rPr>
              <w:t>Did the connection to the mail service provider timeout during the verification? If so, we recommend increasing the </w:t>
            </w:r>
            <w:r w:rsidRPr="00B74F65">
              <w:rPr>
                <w:rFonts w:cstheme="minorHAnsi"/>
                <w:b/>
                <w:bCs/>
                <w:color w:val="3B3B3B"/>
                <w:sz w:val="24"/>
                <w:szCs w:val="24"/>
              </w:rPr>
              <w:t>"timeout"</w:t>
            </w:r>
            <w:r w:rsidRPr="00B74F65">
              <w:rPr>
                <w:rFonts w:cstheme="minorHAnsi"/>
                <w:color w:val="3B3B3B"/>
                <w:sz w:val="24"/>
                <w:szCs w:val="24"/>
              </w:rPr>
              <w:t> variable above the default 7 second value. Lookups that timeout with a </w:t>
            </w:r>
            <w:r w:rsidRPr="00B74F65">
              <w:rPr>
                <w:rFonts w:cstheme="minorHAnsi"/>
                <w:b/>
                <w:bCs/>
                <w:color w:val="3B3B3B"/>
                <w:sz w:val="24"/>
                <w:szCs w:val="24"/>
              </w:rPr>
              <w:t>"valid"</w:t>
            </w:r>
            <w:r w:rsidRPr="00B74F65">
              <w:rPr>
                <w:rFonts w:cstheme="minorHAnsi"/>
                <w:color w:val="3B3B3B"/>
                <w:sz w:val="24"/>
                <w:szCs w:val="24"/>
              </w:rPr>
              <w:t> result as </w:t>
            </w:r>
            <w:r w:rsidRPr="00B74F65">
              <w:rPr>
                <w:rFonts w:cstheme="minorHAnsi"/>
                <w:color w:val="3B3B3B"/>
                <w:sz w:val="24"/>
                <w:szCs w:val="24"/>
                <w:u w:val="single"/>
              </w:rPr>
              <w:t>false</w:t>
            </w:r>
            <w:r w:rsidRPr="00B74F65">
              <w:rPr>
                <w:rFonts w:cstheme="minorHAnsi"/>
                <w:color w:val="3B3B3B"/>
                <w:sz w:val="24"/>
                <w:szCs w:val="24"/>
              </w:rPr>
              <w:t> are most likely </w:t>
            </w:r>
            <w:r w:rsidRPr="00B74F65">
              <w:rPr>
                <w:rFonts w:cstheme="minorHAnsi"/>
                <w:color w:val="3B3B3B"/>
                <w:sz w:val="24"/>
                <w:szCs w:val="24"/>
                <w:u w:val="single"/>
              </w:rPr>
              <w:t>false</w:t>
            </w:r>
            <w:r w:rsidRPr="00B74F65">
              <w:rPr>
                <w:rFonts w:cstheme="minorHAnsi"/>
                <w:color w:val="3B3B3B"/>
                <w:sz w:val="24"/>
                <w:szCs w:val="24"/>
              </w:rPr>
              <w:t> and should be not be trusted.</w:t>
            </w:r>
          </w:p>
          <w:p w14:paraId="537E30B9" w14:textId="77777777" w:rsidR="001820A2" w:rsidRPr="00B74F65" w:rsidRDefault="001820A2" w:rsidP="00F04268">
            <w:pPr>
              <w:rPr>
                <w:rFonts w:cstheme="minorHAnsi"/>
                <w:color w:val="000000" w:themeColor="text1"/>
                <w:sz w:val="24"/>
                <w:szCs w:val="24"/>
              </w:rPr>
            </w:pPr>
          </w:p>
        </w:tc>
      </w:tr>
      <w:tr w:rsidR="001820A2" w:rsidRPr="00B74F65" w14:paraId="1C2AD3D9" w14:textId="77777777" w:rsidTr="00F04268">
        <w:tc>
          <w:tcPr>
            <w:tcW w:w="3072" w:type="dxa"/>
          </w:tcPr>
          <w:p w14:paraId="04C5E4AF"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deliverability</w:t>
            </w:r>
          </w:p>
        </w:tc>
        <w:tc>
          <w:tcPr>
            <w:tcW w:w="2731" w:type="dxa"/>
          </w:tcPr>
          <w:p w14:paraId="36E2C087"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string</w:t>
            </w:r>
          </w:p>
        </w:tc>
        <w:tc>
          <w:tcPr>
            <w:tcW w:w="3213" w:type="dxa"/>
          </w:tcPr>
          <w:p w14:paraId="3400C24D"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 xml:space="preserve">How likely is this email to be delivered to the user and land </w:t>
            </w:r>
            <w:r w:rsidRPr="00B74F65">
              <w:rPr>
                <w:rFonts w:cstheme="minorHAnsi"/>
                <w:color w:val="3B3B3B"/>
                <w:sz w:val="24"/>
                <w:szCs w:val="24"/>
                <w:shd w:val="clear" w:color="auto" w:fill="FFFFFF"/>
              </w:rPr>
              <w:lastRenderedPageBreak/>
              <w:t xml:space="preserve">in their </w:t>
            </w:r>
            <w:proofErr w:type="gramStart"/>
            <w:r w:rsidRPr="00B74F65">
              <w:rPr>
                <w:rFonts w:cstheme="minorHAnsi"/>
                <w:color w:val="3B3B3B"/>
                <w:sz w:val="24"/>
                <w:szCs w:val="24"/>
                <w:shd w:val="clear" w:color="auto" w:fill="FFFFFF"/>
              </w:rPr>
              <w:t>mailbox.</w:t>
            </w:r>
            <w:proofErr w:type="gramEnd"/>
            <w:r w:rsidRPr="00B74F65">
              <w:rPr>
                <w:rFonts w:cstheme="minorHAnsi"/>
                <w:color w:val="3B3B3B"/>
                <w:sz w:val="24"/>
                <w:szCs w:val="24"/>
                <w:shd w:val="clear" w:color="auto" w:fill="FFFFFF"/>
              </w:rPr>
              <w:t xml:space="preserve"> Values can be "high", "medium", or "low".</w:t>
            </w:r>
          </w:p>
        </w:tc>
      </w:tr>
      <w:tr w:rsidR="001820A2" w:rsidRPr="00B74F65" w14:paraId="0F023170" w14:textId="77777777" w:rsidTr="00F04268">
        <w:tc>
          <w:tcPr>
            <w:tcW w:w="3072" w:type="dxa"/>
          </w:tcPr>
          <w:p w14:paraId="320DF770"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lastRenderedPageBreak/>
              <w:t>catch_all</w:t>
            </w:r>
            <w:proofErr w:type="spellEnd"/>
          </w:p>
        </w:tc>
        <w:tc>
          <w:tcPr>
            <w:tcW w:w="2731" w:type="dxa"/>
          </w:tcPr>
          <w:p w14:paraId="5CDA41BA"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3C1865B2"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this email likely to be a "catch all" where the mail server verifies all emails tested against it as valid? It is difficult to determine if the address is truly valid in these scenarios, since the email's server will not confirm the account's status.</w:t>
            </w:r>
          </w:p>
        </w:tc>
      </w:tr>
      <w:tr w:rsidR="001820A2" w:rsidRPr="00B74F65" w14:paraId="7534611F" w14:textId="77777777" w:rsidTr="00F04268">
        <w:tc>
          <w:tcPr>
            <w:tcW w:w="3072" w:type="dxa"/>
          </w:tcPr>
          <w:p w14:paraId="622F4C02"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leaked</w:t>
            </w:r>
          </w:p>
        </w:tc>
        <w:tc>
          <w:tcPr>
            <w:tcW w:w="2731" w:type="dxa"/>
          </w:tcPr>
          <w:p w14:paraId="4B83DD04"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1CC2B8B3"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Was this email address associated with a recent database leak from a third party? Leaked accounts pose a risk as they may have become compromised during a database breach.</w:t>
            </w:r>
          </w:p>
        </w:tc>
      </w:tr>
      <w:tr w:rsidR="001820A2" w:rsidRPr="00B74F65" w14:paraId="610218B0" w14:textId="77777777" w:rsidTr="00F04268">
        <w:tc>
          <w:tcPr>
            <w:tcW w:w="3072" w:type="dxa"/>
          </w:tcPr>
          <w:p w14:paraId="757EE801"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suspect</w:t>
            </w:r>
          </w:p>
        </w:tc>
        <w:tc>
          <w:tcPr>
            <w:tcW w:w="2731" w:type="dxa"/>
          </w:tcPr>
          <w:p w14:paraId="20977769"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6DCCB329"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value indicates if the mail server is currently replying with a temporary error and unable to verify the email address. This status will also be </w:t>
            </w:r>
            <w:r w:rsidRPr="00B74F65">
              <w:rPr>
                <w:rFonts w:cstheme="minorHAnsi"/>
                <w:color w:val="3B3B3B"/>
                <w:sz w:val="24"/>
                <w:szCs w:val="24"/>
                <w:u w:val="single"/>
                <w:shd w:val="clear" w:color="auto" w:fill="FFFFFF"/>
              </w:rPr>
              <w:t>true</w:t>
            </w:r>
            <w:r w:rsidRPr="00B74F65">
              <w:rPr>
                <w:rFonts w:cstheme="minorHAnsi"/>
                <w:color w:val="3B3B3B"/>
                <w:sz w:val="24"/>
                <w:szCs w:val="24"/>
                <w:shd w:val="clear" w:color="auto" w:fill="FFFFFF"/>
              </w:rPr>
              <w:t> for "catch all" email addresses as defined below. If this value is </w:t>
            </w:r>
            <w:r w:rsidRPr="00B74F65">
              <w:rPr>
                <w:rFonts w:cstheme="minorHAnsi"/>
                <w:color w:val="3B3B3B"/>
                <w:sz w:val="24"/>
                <w:szCs w:val="24"/>
                <w:u w:val="single"/>
                <w:shd w:val="clear" w:color="auto" w:fill="FFFFFF"/>
              </w:rPr>
              <w:t>true</w:t>
            </w:r>
            <w:r w:rsidRPr="00B74F65">
              <w:rPr>
                <w:rFonts w:cstheme="minorHAnsi"/>
                <w:color w:val="3B3B3B"/>
                <w:sz w:val="24"/>
                <w:szCs w:val="24"/>
                <w:shd w:val="clear" w:color="auto" w:fill="FFFFFF"/>
              </w:rPr>
              <w:t>, then we suspect the </w:t>
            </w:r>
            <w:r w:rsidRPr="00B74F65">
              <w:rPr>
                <w:rFonts w:cstheme="minorHAnsi"/>
                <w:b/>
                <w:bCs/>
                <w:color w:val="3B3B3B"/>
                <w:sz w:val="24"/>
                <w:szCs w:val="24"/>
                <w:shd w:val="clear" w:color="auto" w:fill="FFFFFF"/>
              </w:rPr>
              <w:t>"valid"</w:t>
            </w:r>
            <w:r w:rsidRPr="00B74F65">
              <w:rPr>
                <w:rFonts w:cstheme="minorHAnsi"/>
                <w:color w:val="3B3B3B"/>
                <w:sz w:val="24"/>
                <w:szCs w:val="24"/>
                <w:shd w:val="clear" w:color="auto" w:fill="FFFFFF"/>
              </w:rPr>
              <w:t> result may be tainted and there is not a guarantee that the email address is truly valid.</w:t>
            </w:r>
          </w:p>
        </w:tc>
      </w:tr>
      <w:tr w:rsidR="001820A2" w:rsidRPr="00B74F65" w14:paraId="165CCFA9" w14:textId="77777777" w:rsidTr="00F04268">
        <w:tc>
          <w:tcPr>
            <w:tcW w:w="3072" w:type="dxa"/>
          </w:tcPr>
          <w:p w14:paraId="287A0E40"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smtp_score</w:t>
            </w:r>
            <w:proofErr w:type="spellEnd"/>
          </w:p>
        </w:tc>
        <w:tc>
          <w:tcPr>
            <w:tcW w:w="2731" w:type="dxa"/>
          </w:tcPr>
          <w:p w14:paraId="6D817FD2"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integer</w:t>
            </w:r>
          </w:p>
        </w:tc>
        <w:tc>
          <w:tcPr>
            <w:tcW w:w="3213" w:type="dxa"/>
          </w:tcPr>
          <w:p w14:paraId="1C117B93" w14:textId="77777777" w:rsidR="001820A2" w:rsidRPr="00B74F65" w:rsidRDefault="001820A2" w:rsidP="00F04268">
            <w:pPr>
              <w:rPr>
                <w:rFonts w:eastAsia="Times New Roman" w:cstheme="minorHAnsi"/>
                <w:sz w:val="24"/>
                <w:szCs w:val="24"/>
                <w:lang w:eastAsia="en-IN"/>
              </w:rPr>
            </w:pPr>
            <w:r w:rsidRPr="00B74F65">
              <w:rPr>
                <w:rFonts w:eastAsia="Times New Roman" w:cstheme="minorHAnsi"/>
                <w:color w:val="3B3B3B"/>
                <w:sz w:val="24"/>
                <w:szCs w:val="24"/>
                <w:shd w:val="clear" w:color="auto" w:fill="FFFFFF"/>
                <w:lang w:eastAsia="en-IN"/>
              </w:rPr>
              <w:t>Validity score of email server's SMTP setup. Range: "-1" - "3". Scores above "-1" can be associated with a valid email.</w:t>
            </w:r>
          </w:p>
          <w:p w14:paraId="65BE799C" w14:textId="77777777" w:rsidR="001820A2" w:rsidRPr="00B74F65" w:rsidRDefault="001820A2" w:rsidP="00A23CBB">
            <w:pPr>
              <w:numPr>
                <w:ilvl w:val="0"/>
                <w:numId w:val="2"/>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-1</w:t>
            </w:r>
            <w:r w:rsidRPr="00B74F65">
              <w:rPr>
                <w:rFonts w:eastAsia="Times New Roman" w:cstheme="minorHAnsi"/>
                <w:color w:val="3B3B3B"/>
                <w:sz w:val="24"/>
                <w:szCs w:val="24"/>
                <w:lang w:eastAsia="en-IN"/>
              </w:rPr>
              <w:t> = invalid email address</w:t>
            </w:r>
          </w:p>
          <w:p w14:paraId="574C5340" w14:textId="77777777" w:rsidR="001820A2" w:rsidRPr="00B74F65" w:rsidRDefault="001820A2" w:rsidP="00A23CBB">
            <w:pPr>
              <w:numPr>
                <w:ilvl w:val="0"/>
                <w:numId w:val="2"/>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0</w:t>
            </w:r>
            <w:r w:rsidRPr="00B74F65">
              <w:rPr>
                <w:rFonts w:eastAsia="Times New Roman" w:cstheme="minorHAnsi"/>
                <w:color w:val="3B3B3B"/>
                <w:sz w:val="24"/>
                <w:szCs w:val="24"/>
                <w:lang w:eastAsia="en-IN"/>
              </w:rPr>
              <w:t> = mail server exists, but is rejecting all mail</w:t>
            </w:r>
          </w:p>
          <w:p w14:paraId="2622A893" w14:textId="77777777" w:rsidR="001820A2" w:rsidRPr="00B74F65" w:rsidRDefault="001820A2" w:rsidP="00A23CBB">
            <w:pPr>
              <w:numPr>
                <w:ilvl w:val="0"/>
                <w:numId w:val="2"/>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1</w:t>
            </w:r>
            <w:r w:rsidRPr="00B74F65">
              <w:rPr>
                <w:rFonts w:eastAsia="Times New Roman" w:cstheme="minorHAnsi"/>
                <w:color w:val="3B3B3B"/>
                <w:sz w:val="24"/>
                <w:szCs w:val="24"/>
                <w:lang w:eastAsia="en-IN"/>
              </w:rPr>
              <w:t> = mail server exists, but is showing a temporary error</w:t>
            </w:r>
          </w:p>
          <w:p w14:paraId="1AA9DF94" w14:textId="77777777" w:rsidR="001820A2" w:rsidRPr="00B74F65" w:rsidRDefault="001820A2" w:rsidP="00A23CBB">
            <w:pPr>
              <w:numPr>
                <w:ilvl w:val="0"/>
                <w:numId w:val="2"/>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2</w:t>
            </w:r>
            <w:r w:rsidRPr="00B74F65">
              <w:rPr>
                <w:rFonts w:eastAsia="Times New Roman" w:cstheme="minorHAnsi"/>
                <w:color w:val="3B3B3B"/>
                <w:sz w:val="24"/>
                <w:szCs w:val="24"/>
                <w:lang w:eastAsia="en-IN"/>
              </w:rPr>
              <w:t> = mail server exists, but accepts all email</w:t>
            </w:r>
          </w:p>
          <w:p w14:paraId="01F2F1E2" w14:textId="77777777" w:rsidR="001820A2" w:rsidRPr="00B74F65" w:rsidRDefault="001820A2" w:rsidP="00A23CBB">
            <w:pPr>
              <w:numPr>
                <w:ilvl w:val="0"/>
                <w:numId w:val="2"/>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lastRenderedPageBreak/>
              <w:t>3</w:t>
            </w:r>
            <w:r w:rsidRPr="00B74F65">
              <w:rPr>
                <w:rFonts w:eastAsia="Times New Roman" w:cstheme="minorHAnsi"/>
                <w:color w:val="3B3B3B"/>
                <w:sz w:val="24"/>
                <w:szCs w:val="24"/>
                <w:lang w:eastAsia="en-IN"/>
              </w:rPr>
              <w:t> = mail server exists and has verified the email address</w:t>
            </w:r>
          </w:p>
          <w:p w14:paraId="603618A8" w14:textId="77777777" w:rsidR="001820A2" w:rsidRPr="00B74F65" w:rsidRDefault="001820A2" w:rsidP="00F04268">
            <w:pPr>
              <w:rPr>
                <w:rFonts w:cstheme="minorHAnsi"/>
                <w:color w:val="3B3B3B"/>
                <w:sz w:val="24"/>
                <w:szCs w:val="24"/>
                <w:shd w:val="clear" w:color="auto" w:fill="FFFFFF"/>
              </w:rPr>
            </w:pPr>
          </w:p>
        </w:tc>
      </w:tr>
      <w:tr w:rsidR="001820A2" w:rsidRPr="00B74F65" w14:paraId="2815481C" w14:textId="77777777" w:rsidTr="00F04268">
        <w:tc>
          <w:tcPr>
            <w:tcW w:w="3072" w:type="dxa"/>
          </w:tcPr>
          <w:p w14:paraId="01973CB9"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lastRenderedPageBreak/>
              <w:t>overall_score</w:t>
            </w:r>
            <w:proofErr w:type="spellEnd"/>
          </w:p>
        </w:tc>
        <w:tc>
          <w:tcPr>
            <w:tcW w:w="2731" w:type="dxa"/>
          </w:tcPr>
          <w:p w14:paraId="22012CC5"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integer</w:t>
            </w:r>
          </w:p>
        </w:tc>
        <w:tc>
          <w:tcPr>
            <w:tcW w:w="3213" w:type="dxa"/>
          </w:tcPr>
          <w:p w14:paraId="221F57D0" w14:textId="77777777" w:rsidR="001820A2" w:rsidRPr="00B74F65" w:rsidRDefault="001820A2" w:rsidP="00F04268">
            <w:pPr>
              <w:rPr>
                <w:rFonts w:eastAsia="Times New Roman" w:cstheme="minorHAnsi"/>
                <w:sz w:val="24"/>
                <w:szCs w:val="24"/>
                <w:lang w:eastAsia="en-IN"/>
              </w:rPr>
            </w:pPr>
            <w:r w:rsidRPr="00B74F65">
              <w:rPr>
                <w:rFonts w:eastAsia="Times New Roman" w:cstheme="minorHAnsi"/>
                <w:color w:val="3B3B3B"/>
                <w:sz w:val="24"/>
                <w:szCs w:val="24"/>
                <w:shd w:val="clear" w:color="auto" w:fill="FFFFFF"/>
                <w:lang w:eastAsia="en-IN"/>
              </w:rPr>
              <w:t>Overall email validity score. Range: "0" - "4". Scores above "1" can be associated with a valid email.</w:t>
            </w:r>
          </w:p>
          <w:p w14:paraId="2778882A" w14:textId="77777777" w:rsidR="001820A2" w:rsidRPr="00B74F65" w:rsidRDefault="001820A2" w:rsidP="00A23CBB">
            <w:pPr>
              <w:numPr>
                <w:ilvl w:val="0"/>
                <w:numId w:val="1"/>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0</w:t>
            </w:r>
            <w:r w:rsidRPr="00B74F65">
              <w:rPr>
                <w:rFonts w:eastAsia="Times New Roman" w:cstheme="minorHAnsi"/>
                <w:color w:val="3B3B3B"/>
                <w:sz w:val="24"/>
                <w:szCs w:val="24"/>
                <w:lang w:eastAsia="en-IN"/>
              </w:rPr>
              <w:t> = invalid email address</w:t>
            </w:r>
          </w:p>
          <w:p w14:paraId="560C7AED" w14:textId="77777777" w:rsidR="001820A2" w:rsidRPr="00B74F65" w:rsidRDefault="001820A2" w:rsidP="00A23CBB">
            <w:pPr>
              <w:numPr>
                <w:ilvl w:val="0"/>
                <w:numId w:val="1"/>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1</w:t>
            </w:r>
            <w:r w:rsidRPr="00B74F65">
              <w:rPr>
                <w:rFonts w:eastAsia="Times New Roman" w:cstheme="minorHAnsi"/>
                <w:color w:val="3B3B3B"/>
                <w:sz w:val="24"/>
                <w:szCs w:val="24"/>
                <w:lang w:eastAsia="en-IN"/>
              </w:rPr>
              <w:t xml:space="preserve"> = </w:t>
            </w:r>
            <w:proofErr w:type="spellStart"/>
            <w:r w:rsidRPr="00B74F65">
              <w:rPr>
                <w:rFonts w:eastAsia="Times New Roman" w:cstheme="minorHAnsi"/>
                <w:color w:val="3B3B3B"/>
                <w:sz w:val="24"/>
                <w:szCs w:val="24"/>
                <w:lang w:eastAsia="en-IN"/>
              </w:rPr>
              <w:t>dns</w:t>
            </w:r>
            <w:proofErr w:type="spellEnd"/>
            <w:r w:rsidRPr="00B74F65">
              <w:rPr>
                <w:rFonts w:eastAsia="Times New Roman" w:cstheme="minorHAnsi"/>
                <w:color w:val="3B3B3B"/>
                <w:sz w:val="24"/>
                <w:szCs w:val="24"/>
                <w:lang w:eastAsia="en-IN"/>
              </w:rPr>
              <w:t xml:space="preserve"> valid, unreachable mail server</w:t>
            </w:r>
          </w:p>
          <w:p w14:paraId="37D4B91E" w14:textId="77777777" w:rsidR="001820A2" w:rsidRPr="00B74F65" w:rsidRDefault="001820A2" w:rsidP="00A23CBB">
            <w:pPr>
              <w:numPr>
                <w:ilvl w:val="0"/>
                <w:numId w:val="1"/>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2</w:t>
            </w:r>
            <w:r w:rsidRPr="00B74F65">
              <w:rPr>
                <w:rFonts w:eastAsia="Times New Roman" w:cstheme="minorHAnsi"/>
                <w:color w:val="3B3B3B"/>
                <w:sz w:val="24"/>
                <w:szCs w:val="24"/>
                <w:lang w:eastAsia="en-IN"/>
              </w:rPr>
              <w:t xml:space="preserve"> = </w:t>
            </w:r>
            <w:proofErr w:type="spellStart"/>
            <w:r w:rsidRPr="00B74F65">
              <w:rPr>
                <w:rFonts w:eastAsia="Times New Roman" w:cstheme="minorHAnsi"/>
                <w:color w:val="3B3B3B"/>
                <w:sz w:val="24"/>
                <w:szCs w:val="24"/>
                <w:lang w:eastAsia="en-IN"/>
              </w:rPr>
              <w:t>dns</w:t>
            </w:r>
            <w:proofErr w:type="spellEnd"/>
            <w:r w:rsidRPr="00B74F65">
              <w:rPr>
                <w:rFonts w:eastAsia="Times New Roman" w:cstheme="minorHAnsi"/>
                <w:color w:val="3B3B3B"/>
                <w:sz w:val="24"/>
                <w:szCs w:val="24"/>
                <w:lang w:eastAsia="en-IN"/>
              </w:rPr>
              <w:t xml:space="preserve"> valid, temporary mail rejection error</w:t>
            </w:r>
          </w:p>
          <w:p w14:paraId="76CE7BFA" w14:textId="77777777" w:rsidR="001820A2" w:rsidRPr="00B74F65" w:rsidRDefault="001820A2" w:rsidP="00A23CBB">
            <w:pPr>
              <w:numPr>
                <w:ilvl w:val="0"/>
                <w:numId w:val="1"/>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3</w:t>
            </w:r>
            <w:r w:rsidRPr="00B74F65">
              <w:rPr>
                <w:rFonts w:eastAsia="Times New Roman" w:cstheme="minorHAnsi"/>
                <w:color w:val="3B3B3B"/>
                <w:sz w:val="24"/>
                <w:szCs w:val="24"/>
                <w:lang w:eastAsia="en-IN"/>
              </w:rPr>
              <w:t xml:space="preserve"> = </w:t>
            </w:r>
            <w:proofErr w:type="spellStart"/>
            <w:r w:rsidRPr="00B74F65">
              <w:rPr>
                <w:rFonts w:eastAsia="Times New Roman" w:cstheme="minorHAnsi"/>
                <w:color w:val="3B3B3B"/>
                <w:sz w:val="24"/>
                <w:szCs w:val="24"/>
                <w:lang w:eastAsia="en-IN"/>
              </w:rPr>
              <w:t>dns</w:t>
            </w:r>
            <w:proofErr w:type="spellEnd"/>
            <w:r w:rsidRPr="00B74F65">
              <w:rPr>
                <w:rFonts w:eastAsia="Times New Roman" w:cstheme="minorHAnsi"/>
                <w:color w:val="3B3B3B"/>
                <w:sz w:val="24"/>
                <w:szCs w:val="24"/>
                <w:lang w:eastAsia="en-IN"/>
              </w:rPr>
              <w:t xml:space="preserve"> valid, accepts all mail</w:t>
            </w:r>
          </w:p>
          <w:p w14:paraId="6A771BFB" w14:textId="77777777" w:rsidR="001820A2" w:rsidRPr="00B74F65" w:rsidRDefault="001820A2" w:rsidP="00A23CBB">
            <w:pPr>
              <w:numPr>
                <w:ilvl w:val="0"/>
                <w:numId w:val="1"/>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4</w:t>
            </w:r>
            <w:r w:rsidRPr="00B74F65">
              <w:rPr>
                <w:rFonts w:eastAsia="Times New Roman" w:cstheme="minorHAnsi"/>
                <w:color w:val="3B3B3B"/>
                <w:sz w:val="24"/>
                <w:szCs w:val="24"/>
                <w:lang w:eastAsia="en-IN"/>
              </w:rPr>
              <w:t xml:space="preserve"> = </w:t>
            </w:r>
            <w:proofErr w:type="spellStart"/>
            <w:r w:rsidRPr="00B74F65">
              <w:rPr>
                <w:rFonts w:eastAsia="Times New Roman" w:cstheme="minorHAnsi"/>
                <w:color w:val="3B3B3B"/>
                <w:sz w:val="24"/>
                <w:szCs w:val="24"/>
                <w:lang w:eastAsia="en-IN"/>
              </w:rPr>
              <w:t>dns</w:t>
            </w:r>
            <w:proofErr w:type="spellEnd"/>
            <w:r w:rsidRPr="00B74F65">
              <w:rPr>
                <w:rFonts w:eastAsia="Times New Roman" w:cstheme="minorHAnsi"/>
                <w:color w:val="3B3B3B"/>
                <w:sz w:val="24"/>
                <w:szCs w:val="24"/>
                <w:lang w:eastAsia="en-IN"/>
              </w:rPr>
              <w:t xml:space="preserve"> valid, verified email exists</w:t>
            </w:r>
          </w:p>
          <w:p w14:paraId="76795741" w14:textId="77777777" w:rsidR="001820A2" w:rsidRPr="00B74F65" w:rsidRDefault="001820A2" w:rsidP="00F04268">
            <w:pPr>
              <w:rPr>
                <w:rFonts w:cstheme="minorHAnsi"/>
                <w:color w:val="3B3B3B"/>
                <w:sz w:val="24"/>
                <w:szCs w:val="24"/>
                <w:shd w:val="clear" w:color="auto" w:fill="FFFFFF"/>
              </w:rPr>
            </w:pPr>
          </w:p>
        </w:tc>
      </w:tr>
      <w:tr w:rsidR="001820A2" w:rsidRPr="00B74F65" w14:paraId="0452625C" w14:textId="77777777" w:rsidTr="00F04268">
        <w:tc>
          <w:tcPr>
            <w:tcW w:w="3072" w:type="dxa"/>
          </w:tcPr>
          <w:p w14:paraId="537C1870"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first_name</w:t>
            </w:r>
            <w:proofErr w:type="spellEnd"/>
          </w:p>
        </w:tc>
        <w:tc>
          <w:tcPr>
            <w:tcW w:w="2731" w:type="dxa"/>
          </w:tcPr>
          <w:p w14:paraId="5AC2585A"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string</w:t>
            </w:r>
          </w:p>
        </w:tc>
        <w:tc>
          <w:tcPr>
            <w:tcW w:w="3213" w:type="dxa"/>
          </w:tcPr>
          <w:p w14:paraId="6CC46276" w14:textId="77777777" w:rsidR="001820A2" w:rsidRPr="00B74F65" w:rsidRDefault="001820A2" w:rsidP="00F04268">
            <w:pPr>
              <w:spacing w:after="300"/>
              <w:rPr>
                <w:rFonts w:cstheme="minorHAnsi"/>
                <w:color w:val="3B3B3B"/>
                <w:sz w:val="24"/>
                <w:szCs w:val="24"/>
              </w:rPr>
            </w:pPr>
            <w:r w:rsidRPr="00B74F65">
              <w:rPr>
                <w:rFonts w:cstheme="minorHAnsi"/>
                <w:color w:val="3B3B3B"/>
                <w:sz w:val="24"/>
                <w:szCs w:val="24"/>
              </w:rPr>
              <w:t>Suspected first name based on email. Returns "CORPORATE" if the email is suspected of being a generic company email. Returns "UNKNOWN" if the first name was not determinable.</w:t>
            </w:r>
          </w:p>
          <w:p w14:paraId="45024D0A" w14:textId="77777777" w:rsidR="001820A2" w:rsidRPr="00B74F65" w:rsidRDefault="001820A2" w:rsidP="00F04268">
            <w:pPr>
              <w:rPr>
                <w:rFonts w:cstheme="minorHAnsi"/>
                <w:color w:val="3B3B3B"/>
                <w:sz w:val="24"/>
                <w:szCs w:val="24"/>
                <w:shd w:val="clear" w:color="auto" w:fill="FFFFFF"/>
              </w:rPr>
            </w:pPr>
          </w:p>
        </w:tc>
      </w:tr>
      <w:tr w:rsidR="001820A2" w:rsidRPr="00B74F65" w14:paraId="0E109331" w14:textId="77777777" w:rsidTr="00F04268">
        <w:tc>
          <w:tcPr>
            <w:tcW w:w="3072" w:type="dxa"/>
          </w:tcPr>
          <w:p w14:paraId="67942236"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common</w:t>
            </w:r>
          </w:p>
        </w:tc>
        <w:tc>
          <w:tcPr>
            <w:tcW w:w="2731" w:type="dxa"/>
          </w:tcPr>
          <w:p w14:paraId="38F153B3"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1D24CAF4" w14:textId="77777777" w:rsidR="001820A2" w:rsidRPr="00B74F65" w:rsidRDefault="001820A2" w:rsidP="00F04268">
            <w:pPr>
              <w:spacing w:after="300"/>
              <w:rPr>
                <w:rFonts w:cstheme="minorHAnsi"/>
                <w:color w:val="3B3B3B"/>
                <w:sz w:val="24"/>
                <w:szCs w:val="24"/>
              </w:rPr>
            </w:pPr>
            <w:r w:rsidRPr="00B74F65">
              <w:rPr>
                <w:rFonts w:cstheme="minorHAnsi"/>
                <w:color w:val="3B3B3B"/>
                <w:sz w:val="24"/>
                <w:szCs w:val="24"/>
              </w:rPr>
              <w:t>Is this email from a common email provider? ("gmail.com", "yahoo.com", "hotmail.com", etc.)</w:t>
            </w:r>
          </w:p>
          <w:p w14:paraId="278AACB6" w14:textId="77777777" w:rsidR="001820A2" w:rsidRPr="00B74F65" w:rsidRDefault="001820A2" w:rsidP="00F04268">
            <w:pPr>
              <w:rPr>
                <w:rFonts w:cstheme="minorHAnsi"/>
                <w:color w:val="3B3B3B"/>
                <w:sz w:val="24"/>
                <w:szCs w:val="24"/>
                <w:shd w:val="clear" w:color="auto" w:fill="FFFFFF"/>
              </w:rPr>
            </w:pPr>
          </w:p>
        </w:tc>
      </w:tr>
      <w:tr w:rsidR="001820A2" w:rsidRPr="00B74F65" w14:paraId="3440C68C" w14:textId="77777777" w:rsidTr="00F04268">
        <w:tc>
          <w:tcPr>
            <w:tcW w:w="3072" w:type="dxa"/>
          </w:tcPr>
          <w:p w14:paraId="2CEB86CF"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generic</w:t>
            </w:r>
          </w:p>
        </w:tc>
        <w:tc>
          <w:tcPr>
            <w:tcW w:w="2731" w:type="dxa"/>
          </w:tcPr>
          <w:p w14:paraId="629F7C07"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1B6607AA"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this email suspected as being a catch all or shared email for a domain? ("admin@", "webmaster@", "newsletter@", "sales@", "contact@", etc.)</w:t>
            </w:r>
          </w:p>
        </w:tc>
      </w:tr>
      <w:tr w:rsidR="001820A2" w:rsidRPr="00B74F65" w14:paraId="0ACB8B2A" w14:textId="77777777" w:rsidTr="00F04268">
        <w:tc>
          <w:tcPr>
            <w:tcW w:w="3072" w:type="dxa"/>
          </w:tcPr>
          <w:p w14:paraId="340DAEC5"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lastRenderedPageBreak/>
              <w:t>dns_valid</w:t>
            </w:r>
            <w:proofErr w:type="spellEnd"/>
          </w:p>
        </w:tc>
        <w:tc>
          <w:tcPr>
            <w:tcW w:w="2731" w:type="dxa"/>
          </w:tcPr>
          <w:p w14:paraId="0BF6811A"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0AC38B81"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Does the email's hostname have valid DNS entries? Partial indication of a valid email.</w:t>
            </w:r>
          </w:p>
        </w:tc>
      </w:tr>
      <w:tr w:rsidR="001820A2" w:rsidRPr="00B74F65" w14:paraId="645CB58B" w14:textId="77777777" w:rsidTr="00F04268">
        <w:tc>
          <w:tcPr>
            <w:tcW w:w="3072" w:type="dxa"/>
          </w:tcPr>
          <w:p w14:paraId="3DA67FAF"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honeypot</w:t>
            </w:r>
          </w:p>
        </w:tc>
        <w:tc>
          <w:tcPr>
            <w:tcW w:w="2731" w:type="dxa"/>
          </w:tcPr>
          <w:p w14:paraId="377D239B"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56CBD2A4"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this email believed to be a "honeypot" or "SPAM trap"? </w:t>
            </w:r>
            <w:r w:rsidRPr="00B74F65">
              <w:rPr>
                <w:rFonts w:cstheme="minorHAnsi"/>
                <w:b/>
                <w:bCs/>
                <w:color w:val="3B3B3B"/>
                <w:sz w:val="24"/>
                <w:szCs w:val="24"/>
                <w:shd w:val="clear" w:color="auto" w:fill="FFFFFF"/>
              </w:rPr>
              <w:t>Bulk mail</w:t>
            </w:r>
            <w:r w:rsidRPr="00B74F65">
              <w:rPr>
                <w:rFonts w:cstheme="minorHAnsi"/>
                <w:color w:val="3B3B3B"/>
                <w:sz w:val="24"/>
                <w:szCs w:val="24"/>
                <w:shd w:val="clear" w:color="auto" w:fill="FFFFFF"/>
              </w:rPr>
              <w:t> sent to these emails increases your risk of being blacklisted by large ISPs &amp; ending up in the spam folder.</w:t>
            </w:r>
          </w:p>
        </w:tc>
      </w:tr>
      <w:tr w:rsidR="001820A2" w:rsidRPr="00B74F65" w14:paraId="62FD11D4" w14:textId="77777777" w:rsidTr="00F04268">
        <w:tc>
          <w:tcPr>
            <w:tcW w:w="3072" w:type="dxa"/>
          </w:tcPr>
          <w:p w14:paraId="53AD78C6"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spam_trap_score</w:t>
            </w:r>
            <w:proofErr w:type="spellEnd"/>
          </w:p>
        </w:tc>
        <w:tc>
          <w:tcPr>
            <w:tcW w:w="2731" w:type="dxa"/>
          </w:tcPr>
          <w:p w14:paraId="40FF379F"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string</w:t>
            </w:r>
          </w:p>
        </w:tc>
        <w:tc>
          <w:tcPr>
            <w:tcW w:w="3213" w:type="dxa"/>
          </w:tcPr>
          <w:p w14:paraId="1A0593A0"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Confidence level of the email address being an active SPAM trap. Values can be "high", "medium", "low", or "none". We recommend scrubbing emails with "high" or "medium" statuses. Avoid "low" emails whenever possible for any promotional mailings.</w:t>
            </w:r>
          </w:p>
        </w:tc>
      </w:tr>
      <w:tr w:rsidR="001820A2" w:rsidRPr="00B74F65" w14:paraId="1F3CF5C6" w14:textId="77777777" w:rsidTr="00F04268">
        <w:tc>
          <w:tcPr>
            <w:tcW w:w="3072" w:type="dxa"/>
          </w:tcPr>
          <w:p w14:paraId="21A1CE68"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recent_abuse</w:t>
            </w:r>
            <w:proofErr w:type="spellEnd"/>
          </w:p>
        </w:tc>
        <w:tc>
          <w:tcPr>
            <w:tcW w:w="2731" w:type="dxa"/>
          </w:tcPr>
          <w:p w14:paraId="57781DD5"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361D5B1B"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value will indicate if there has been any recently verified abuse across our network for this email address. Abuse could be a confirmed chargeback, fake signup, compromised device, fake app install, or similar malicious behavior within the past few days.</w:t>
            </w:r>
          </w:p>
        </w:tc>
      </w:tr>
      <w:tr w:rsidR="001820A2" w:rsidRPr="00B74F65" w14:paraId="02B37E43" w14:textId="77777777" w:rsidTr="00F04268">
        <w:tc>
          <w:tcPr>
            <w:tcW w:w="3072" w:type="dxa"/>
          </w:tcPr>
          <w:p w14:paraId="00AD740A"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fraud_score</w:t>
            </w:r>
            <w:proofErr w:type="spellEnd"/>
          </w:p>
        </w:tc>
        <w:tc>
          <w:tcPr>
            <w:tcW w:w="2731" w:type="dxa"/>
          </w:tcPr>
          <w:p w14:paraId="19496593"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float</w:t>
            </w:r>
          </w:p>
        </w:tc>
        <w:tc>
          <w:tcPr>
            <w:tcW w:w="3213" w:type="dxa"/>
          </w:tcPr>
          <w:p w14:paraId="2FCA65E3"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The overall Fraud Score of the user based on the email's reputation and recent behavior across the IPQS threat network. Fraud Scores </w:t>
            </w:r>
            <w:r w:rsidRPr="00B74F65">
              <w:rPr>
                <w:rFonts w:cstheme="minorHAnsi"/>
                <w:b/>
                <w:bCs/>
                <w:color w:val="3B3B3B"/>
                <w:sz w:val="24"/>
                <w:szCs w:val="24"/>
                <w:shd w:val="clear" w:color="auto" w:fill="FFFFFF"/>
              </w:rPr>
              <w:t>&gt;= 75</w:t>
            </w:r>
            <w:r w:rsidRPr="00B74F65">
              <w:rPr>
                <w:rFonts w:cstheme="minorHAnsi"/>
                <w:color w:val="3B3B3B"/>
                <w:sz w:val="24"/>
                <w:szCs w:val="24"/>
                <w:shd w:val="clear" w:color="auto" w:fill="FFFFFF"/>
              </w:rPr>
              <w:t> are suspicious, but not necessarily fraudulent.</w:t>
            </w:r>
          </w:p>
        </w:tc>
      </w:tr>
      <w:tr w:rsidR="001820A2" w:rsidRPr="00B74F65" w14:paraId="13D6535F" w14:textId="77777777" w:rsidTr="00F04268">
        <w:tc>
          <w:tcPr>
            <w:tcW w:w="3072" w:type="dxa"/>
          </w:tcPr>
          <w:p w14:paraId="3AFF826E"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frequent_complainer</w:t>
            </w:r>
            <w:proofErr w:type="spellEnd"/>
          </w:p>
        </w:tc>
        <w:tc>
          <w:tcPr>
            <w:tcW w:w="2731" w:type="dxa"/>
          </w:tcPr>
          <w:p w14:paraId="773B8CFD"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429CC8F6"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Indicates if this email frequently unsubscribes from marketing lists or reports email as SPAM.</w:t>
            </w:r>
          </w:p>
        </w:tc>
      </w:tr>
      <w:tr w:rsidR="001820A2" w:rsidRPr="00B74F65" w14:paraId="74816FAA" w14:textId="77777777" w:rsidTr="00F04268">
        <w:tc>
          <w:tcPr>
            <w:tcW w:w="3072" w:type="dxa"/>
          </w:tcPr>
          <w:p w14:paraId="20491A5D"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suggested_domain</w:t>
            </w:r>
            <w:proofErr w:type="spellEnd"/>
          </w:p>
        </w:tc>
        <w:tc>
          <w:tcPr>
            <w:tcW w:w="2731" w:type="dxa"/>
          </w:tcPr>
          <w:p w14:paraId="2F8513C3"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string</w:t>
            </w:r>
          </w:p>
        </w:tc>
        <w:tc>
          <w:tcPr>
            <w:tcW w:w="3213" w:type="dxa"/>
          </w:tcPr>
          <w:p w14:paraId="1F53FF9A"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 xml:space="preserve">Default value is "N/A". Indicates if this email's domain should in fact be corrected to a popular mail service. This field is useful for catching user typos. For </w:t>
            </w:r>
            <w:r w:rsidRPr="00B74F65">
              <w:rPr>
                <w:rFonts w:cstheme="minorHAnsi"/>
                <w:color w:val="3B3B3B"/>
                <w:sz w:val="24"/>
                <w:szCs w:val="24"/>
                <w:shd w:val="clear" w:color="auto" w:fill="FFFFFF"/>
              </w:rPr>
              <w:lastRenderedPageBreak/>
              <w:t>example, an email address with "gmai.com", would display a suggested domain of "gmail.com". This feature supports all major mail service providers.</w:t>
            </w:r>
          </w:p>
        </w:tc>
      </w:tr>
      <w:tr w:rsidR="001820A2" w:rsidRPr="00B74F65" w14:paraId="434888B3" w14:textId="77777777" w:rsidTr="00F04268">
        <w:tc>
          <w:tcPr>
            <w:tcW w:w="3072" w:type="dxa"/>
          </w:tcPr>
          <w:p w14:paraId="24A5B9D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lastRenderedPageBreak/>
              <w:t>first_seen</w:t>
            </w:r>
            <w:proofErr w:type="spellEnd"/>
          </w:p>
        </w:tc>
        <w:tc>
          <w:tcPr>
            <w:tcW w:w="2731" w:type="dxa"/>
          </w:tcPr>
          <w:p w14:paraId="04D7CC05"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object</w:t>
            </w:r>
          </w:p>
        </w:tc>
        <w:tc>
          <w:tcPr>
            <w:tcW w:w="3213" w:type="dxa"/>
          </w:tcPr>
          <w:p w14:paraId="65BA9DE7"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object contains human, timestamp, iso values</w:t>
            </w:r>
          </w:p>
        </w:tc>
      </w:tr>
      <w:tr w:rsidR="001820A2" w:rsidRPr="00B74F65" w14:paraId="222CA832" w14:textId="77777777" w:rsidTr="00F04268">
        <w:tc>
          <w:tcPr>
            <w:tcW w:w="3072" w:type="dxa"/>
          </w:tcPr>
          <w:p w14:paraId="50B11670"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domain_age</w:t>
            </w:r>
            <w:proofErr w:type="spellEnd"/>
          </w:p>
        </w:tc>
        <w:tc>
          <w:tcPr>
            <w:tcW w:w="2731" w:type="dxa"/>
          </w:tcPr>
          <w:p w14:paraId="34B6B79B"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object</w:t>
            </w:r>
          </w:p>
        </w:tc>
        <w:tc>
          <w:tcPr>
            <w:tcW w:w="3213" w:type="dxa"/>
          </w:tcPr>
          <w:p w14:paraId="60AE84E1"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object contains human, timestamp, iso values</w:t>
            </w:r>
          </w:p>
        </w:tc>
      </w:tr>
      <w:tr w:rsidR="001820A2" w:rsidRPr="00B74F65" w14:paraId="43309501" w14:textId="77777777" w:rsidTr="00F04268">
        <w:tc>
          <w:tcPr>
            <w:tcW w:w="3072" w:type="dxa"/>
          </w:tcPr>
          <w:p w14:paraId="263D54B1"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sanitized_email</w:t>
            </w:r>
            <w:proofErr w:type="spellEnd"/>
          </w:p>
        </w:tc>
        <w:tc>
          <w:tcPr>
            <w:tcW w:w="2731" w:type="dxa"/>
          </w:tcPr>
          <w:p w14:paraId="19E6CB91"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string</w:t>
            </w:r>
          </w:p>
        </w:tc>
        <w:tc>
          <w:tcPr>
            <w:tcW w:w="3213" w:type="dxa"/>
          </w:tcPr>
          <w:p w14:paraId="461C352B"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Sanitized email address with all aliases and masking removed, such as multiple periods for Gmail.com.</w:t>
            </w:r>
          </w:p>
        </w:tc>
      </w:tr>
      <w:tr w:rsidR="001820A2" w:rsidRPr="00B74F65" w14:paraId="50DA5D19" w14:textId="77777777" w:rsidTr="00F04268">
        <w:tc>
          <w:tcPr>
            <w:tcW w:w="3072" w:type="dxa"/>
          </w:tcPr>
          <w:p w14:paraId="39D10DCC"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request_id</w:t>
            </w:r>
            <w:proofErr w:type="spellEnd"/>
          </w:p>
        </w:tc>
        <w:tc>
          <w:tcPr>
            <w:tcW w:w="2731" w:type="dxa"/>
          </w:tcPr>
          <w:p w14:paraId="240B1B0F"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string</w:t>
            </w:r>
          </w:p>
        </w:tc>
        <w:tc>
          <w:tcPr>
            <w:tcW w:w="3213" w:type="dxa"/>
          </w:tcPr>
          <w:p w14:paraId="5919E105"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 xml:space="preserve">A unique identifier for this request that can be used to lookup the request details or send a </w:t>
            </w:r>
            <w:proofErr w:type="spellStart"/>
            <w:r w:rsidRPr="00B74F65">
              <w:rPr>
                <w:rFonts w:cstheme="minorHAnsi"/>
                <w:color w:val="3B3B3B"/>
                <w:sz w:val="24"/>
                <w:szCs w:val="24"/>
                <w:shd w:val="clear" w:color="auto" w:fill="FFFFFF"/>
              </w:rPr>
              <w:t>postback</w:t>
            </w:r>
            <w:proofErr w:type="spellEnd"/>
            <w:r w:rsidRPr="00B74F65">
              <w:rPr>
                <w:rFonts w:cstheme="minorHAnsi"/>
                <w:color w:val="3B3B3B"/>
                <w:sz w:val="24"/>
                <w:szCs w:val="24"/>
                <w:shd w:val="clear" w:color="auto" w:fill="FFFFFF"/>
              </w:rPr>
              <w:t xml:space="preserve"> conversion notice.</w:t>
            </w:r>
          </w:p>
        </w:tc>
      </w:tr>
      <w:tr w:rsidR="001820A2" w:rsidRPr="00B74F65" w14:paraId="1E7AFFBD" w14:textId="77777777" w:rsidTr="00F04268">
        <w:tc>
          <w:tcPr>
            <w:tcW w:w="3072" w:type="dxa"/>
          </w:tcPr>
          <w:p w14:paraId="64327194"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success</w:t>
            </w:r>
          </w:p>
        </w:tc>
        <w:tc>
          <w:tcPr>
            <w:tcW w:w="2731" w:type="dxa"/>
          </w:tcPr>
          <w:p w14:paraId="7E3C3160"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663F1E51"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Was the request successful?</w:t>
            </w:r>
          </w:p>
        </w:tc>
      </w:tr>
      <w:tr w:rsidR="001820A2" w:rsidRPr="00B74F65" w14:paraId="355AC54E" w14:textId="77777777" w:rsidTr="00F04268">
        <w:tc>
          <w:tcPr>
            <w:tcW w:w="3072" w:type="dxa"/>
          </w:tcPr>
          <w:p w14:paraId="6FB1C83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message</w:t>
            </w:r>
          </w:p>
        </w:tc>
        <w:tc>
          <w:tcPr>
            <w:tcW w:w="2731" w:type="dxa"/>
          </w:tcPr>
          <w:p w14:paraId="125B5FB8"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string</w:t>
            </w:r>
          </w:p>
        </w:tc>
        <w:tc>
          <w:tcPr>
            <w:tcW w:w="3213" w:type="dxa"/>
          </w:tcPr>
          <w:p w14:paraId="5673D90E"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A generic status message, either success or some form of an error notice.</w:t>
            </w:r>
          </w:p>
        </w:tc>
      </w:tr>
      <w:tr w:rsidR="001820A2" w:rsidRPr="00B74F65" w14:paraId="7A0A3016" w14:textId="77777777" w:rsidTr="00F04268">
        <w:tc>
          <w:tcPr>
            <w:tcW w:w="3072" w:type="dxa"/>
          </w:tcPr>
          <w:p w14:paraId="7650054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errors</w:t>
            </w:r>
          </w:p>
        </w:tc>
        <w:tc>
          <w:tcPr>
            <w:tcW w:w="2731" w:type="dxa"/>
          </w:tcPr>
          <w:p w14:paraId="76E804C8"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array of strings</w:t>
            </w:r>
          </w:p>
        </w:tc>
        <w:tc>
          <w:tcPr>
            <w:tcW w:w="3213" w:type="dxa"/>
          </w:tcPr>
          <w:p w14:paraId="3E0C5448"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Array of errors which occurred while attempting to process this request.</w:t>
            </w:r>
          </w:p>
        </w:tc>
      </w:tr>
    </w:tbl>
    <w:p w14:paraId="73E3A557" w14:textId="77777777" w:rsidR="001820A2" w:rsidRPr="00B74F65" w:rsidRDefault="001820A2" w:rsidP="001820A2">
      <w:pPr>
        <w:rPr>
          <w:rFonts w:cstheme="minorHAnsi"/>
          <w:color w:val="000000"/>
          <w:sz w:val="24"/>
          <w:szCs w:val="24"/>
        </w:rPr>
      </w:pPr>
    </w:p>
    <w:p w14:paraId="7F4AE36D" w14:textId="77777777" w:rsidR="001820A2" w:rsidRPr="00B74F65" w:rsidRDefault="001820A2" w:rsidP="001820A2">
      <w:pPr>
        <w:rPr>
          <w:rFonts w:cstheme="minorHAnsi"/>
          <w:sz w:val="24"/>
          <w:szCs w:val="24"/>
        </w:rPr>
      </w:pPr>
      <w:proofErr w:type="spellStart"/>
      <w:r w:rsidRPr="00B74F65">
        <w:rPr>
          <w:rFonts w:cstheme="minorHAnsi"/>
          <w:b/>
          <w:bCs/>
          <w:color w:val="000000"/>
          <w:sz w:val="24"/>
          <w:szCs w:val="24"/>
        </w:rPr>
        <w:t>ipqs.emailreputation.results.data</w:t>
      </w:r>
      <w:proofErr w:type="spellEnd"/>
      <w:r w:rsidRPr="00B74F65">
        <w:rPr>
          <w:rFonts w:cstheme="minorHAnsi"/>
          <w:sz w:val="24"/>
          <w:szCs w:val="24"/>
        </w:rPr>
        <w:t xml:space="preserve">, this output variable contains the JSON object containing the Processed Email Address reputation data, that can be extracted using </w:t>
      </w:r>
      <w:proofErr w:type="spellStart"/>
      <w:r w:rsidRPr="00B74F65">
        <w:rPr>
          <w:rFonts w:cstheme="minorHAnsi"/>
          <w:sz w:val="24"/>
          <w:szCs w:val="24"/>
        </w:rPr>
        <w:t>JMESPath</w:t>
      </w:r>
      <w:proofErr w:type="spellEnd"/>
      <w:r w:rsidRPr="00B74F65">
        <w:rPr>
          <w:rFonts w:cstheme="minorHAnsi"/>
          <w:sz w:val="24"/>
          <w:szCs w:val="24"/>
        </w:rPr>
        <w:t xml:space="preserve"> App.</w:t>
      </w:r>
    </w:p>
    <w:p w14:paraId="7703D14B" w14:textId="77777777" w:rsidR="001820A2" w:rsidRPr="00B74F65" w:rsidRDefault="001820A2" w:rsidP="001820A2">
      <w:pPr>
        <w:rPr>
          <w:rFonts w:cstheme="minorHAnsi"/>
          <w:sz w:val="24"/>
          <w:szCs w:val="24"/>
        </w:rPr>
      </w:pPr>
    </w:p>
    <w:tbl>
      <w:tblPr>
        <w:tblStyle w:val="TableGrid"/>
        <w:tblW w:w="0" w:type="auto"/>
        <w:tblLook w:val="04A0" w:firstRow="1" w:lastRow="0" w:firstColumn="1" w:lastColumn="0" w:noHBand="0" w:noVBand="1"/>
      </w:tblPr>
      <w:tblGrid>
        <w:gridCol w:w="3072"/>
        <w:gridCol w:w="2731"/>
        <w:gridCol w:w="3213"/>
      </w:tblGrid>
      <w:tr w:rsidR="001820A2" w:rsidRPr="00B74F65" w14:paraId="093A314C" w14:textId="77777777" w:rsidTr="00F04268">
        <w:tc>
          <w:tcPr>
            <w:tcW w:w="3072" w:type="dxa"/>
            <w:shd w:val="clear" w:color="auto" w:fill="E7E6E6" w:themeFill="background2"/>
          </w:tcPr>
          <w:p w14:paraId="68811E75" w14:textId="77777777" w:rsidR="001820A2" w:rsidRPr="00B74F65" w:rsidRDefault="001820A2" w:rsidP="00F04268">
            <w:pPr>
              <w:rPr>
                <w:rFonts w:cstheme="minorHAnsi"/>
                <w:b/>
                <w:bCs/>
                <w:color w:val="000000"/>
                <w:sz w:val="24"/>
                <w:szCs w:val="24"/>
              </w:rPr>
            </w:pPr>
            <w:r w:rsidRPr="00B74F65">
              <w:rPr>
                <w:rFonts w:cstheme="minorHAnsi"/>
                <w:b/>
                <w:bCs/>
                <w:color w:val="000000" w:themeColor="text1"/>
                <w:sz w:val="24"/>
                <w:szCs w:val="24"/>
              </w:rPr>
              <w:t>Attribute Name</w:t>
            </w:r>
          </w:p>
        </w:tc>
        <w:tc>
          <w:tcPr>
            <w:tcW w:w="2731" w:type="dxa"/>
            <w:shd w:val="clear" w:color="auto" w:fill="E7E6E6" w:themeFill="background2"/>
          </w:tcPr>
          <w:p w14:paraId="3C7A6437" w14:textId="77777777" w:rsidR="001820A2" w:rsidRPr="00B74F65" w:rsidRDefault="001820A2" w:rsidP="00F04268">
            <w:pPr>
              <w:rPr>
                <w:rFonts w:cstheme="minorHAnsi"/>
                <w:b/>
                <w:bCs/>
                <w:color w:val="000000" w:themeColor="text1"/>
                <w:sz w:val="24"/>
                <w:szCs w:val="24"/>
              </w:rPr>
            </w:pPr>
            <w:r w:rsidRPr="00B74F65">
              <w:rPr>
                <w:rFonts w:cstheme="minorHAnsi"/>
                <w:b/>
                <w:bCs/>
                <w:color w:val="000000" w:themeColor="text1"/>
                <w:sz w:val="24"/>
                <w:szCs w:val="24"/>
              </w:rPr>
              <w:t>Attribute Type</w:t>
            </w:r>
          </w:p>
        </w:tc>
        <w:tc>
          <w:tcPr>
            <w:tcW w:w="3213" w:type="dxa"/>
            <w:shd w:val="clear" w:color="auto" w:fill="E7E6E6" w:themeFill="background2"/>
          </w:tcPr>
          <w:p w14:paraId="3E637988" w14:textId="77777777" w:rsidR="001820A2" w:rsidRPr="00B74F65" w:rsidRDefault="001820A2" w:rsidP="00F04268">
            <w:pPr>
              <w:rPr>
                <w:rFonts w:cstheme="minorHAnsi"/>
                <w:b/>
                <w:bCs/>
                <w:color w:val="000000"/>
                <w:sz w:val="24"/>
                <w:szCs w:val="24"/>
              </w:rPr>
            </w:pPr>
            <w:r w:rsidRPr="00B74F65">
              <w:rPr>
                <w:rFonts w:cstheme="minorHAnsi"/>
                <w:b/>
                <w:bCs/>
                <w:color w:val="000000" w:themeColor="text1"/>
                <w:sz w:val="24"/>
                <w:szCs w:val="24"/>
              </w:rPr>
              <w:t>Attribute Description</w:t>
            </w:r>
          </w:p>
        </w:tc>
      </w:tr>
      <w:tr w:rsidR="001820A2" w:rsidRPr="00B74F65" w14:paraId="2073C909" w14:textId="77777777" w:rsidTr="00F04268">
        <w:tc>
          <w:tcPr>
            <w:tcW w:w="3072" w:type="dxa"/>
          </w:tcPr>
          <w:p w14:paraId="1881F0C0"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IPQS_Reputation</w:t>
            </w:r>
            <w:proofErr w:type="spellEnd"/>
          </w:p>
        </w:tc>
        <w:tc>
          <w:tcPr>
            <w:tcW w:w="2731" w:type="dxa"/>
          </w:tcPr>
          <w:p w14:paraId="4BFDBBCF"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string</w:t>
            </w:r>
          </w:p>
        </w:tc>
        <w:tc>
          <w:tcPr>
            <w:tcW w:w="3213" w:type="dxa"/>
          </w:tcPr>
          <w:p w14:paraId="601AC7AB"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value provides the IP reputation based on Fraud Score.</w:t>
            </w:r>
          </w:p>
          <w:p w14:paraId="7E6AD24B"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Possible Values are:</w:t>
            </w:r>
          </w:p>
          <w:p w14:paraId="63128C04" w14:textId="365E602F" w:rsidR="001820A2" w:rsidRPr="00B74F65" w:rsidRDefault="001820A2" w:rsidP="00A23CBB">
            <w:pPr>
              <w:pStyle w:val="ListParagraph"/>
              <w:numPr>
                <w:ilvl w:val="0"/>
                <w:numId w:val="5"/>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C</w:t>
            </w:r>
            <w:r w:rsidR="00550FD0">
              <w:rPr>
                <w:rFonts w:cstheme="minorHAnsi"/>
                <w:color w:val="3B3B3B"/>
                <w:sz w:val="24"/>
                <w:szCs w:val="24"/>
                <w:shd w:val="clear" w:color="auto" w:fill="FFFFFF"/>
              </w:rPr>
              <w:t>ritical</w:t>
            </w:r>
          </w:p>
          <w:p w14:paraId="5992708F" w14:textId="09C4115F" w:rsidR="001820A2" w:rsidRPr="00B74F65" w:rsidRDefault="001820A2" w:rsidP="00A23CBB">
            <w:pPr>
              <w:pStyle w:val="ListParagraph"/>
              <w:numPr>
                <w:ilvl w:val="0"/>
                <w:numId w:val="5"/>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H</w:t>
            </w:r>
            <w:r w:rsidR="00550FD0">
              <w:rPr>
                <w:rFonts w:cstheme="minorHAnsi"/>
                <w:color w:val="3B3B3B"/>
                <w:sz w:val="24"/>
                <w:szCs w:val="24"/>
                <w:shd w:val="clear" w:color="auto" w:fill="FFFFFF"/>
              </w:rPr>
              <w:t>igh</w:t>
            </w:r>
            <w:r w:rsidRPr="00B74F65">
              <w:rPr>
                <w:rFonts w:cstheme="minorHAnsi"/>
                <w:color w:val="3B3B3B"/>
                <w:sz w:val="24"/>
                <w:szCs w:val="24"/>
                <w:shd w:val="clear" w:color="auto" w:fill="FFFFFF"/>
              </w:rPr>
              <w:t xml:space="preserve"> R</w:t>
            </w:r>
            <w:r w:rsidR="00550FD0">
              <w:rPr>
                <w:rFonts w:cstheme="minorHAnsi"/>
                <w:color w:val="3B3B3B"/>
                <w:sz w:val="24"/>
                <w:szCs w:val="24"/>
                <w:shd w:val="clear" w:color="auto" w:fill="FFFFFF"/>
              </w:rPr>
              <w:t>isk</w:t>
            </w:r>
          </w:p>
          <w:p w14:paraId="61F5087F" w14:textId="718D3739" w:rsidR="001820A2" w:rsidRPr="00B74F65" w:rsidRDefault="001820A2" w:rsidP="00A23CBB">
            <w:pPr>
              <w:pStyle w:val="ListParagraph"/>
              <w:numPr>
                <w:ilvl w:val="0"/>
                <w:numId w:val="5"/>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M</w:t>
            </w:r>
            <w:r w:rsidR="00550FD0">
              <w:rPr>
                <w:rFonts w:cstheme="minorHAnsi"/>
                <w:color w:val="3B3B3B"/>
                <w:sz w:val="24"/>
                <w:szCs w:val="24"/>
                <w:shd w:val="clear" w:color="auto" w:fill="FFFFFF"/>
              </w:rPr>
              <w:t>oderate</w:t>
            </w:r>
            <w:r w:rsidRPr="00B74F65">
              <w:rPr>
                <w:rFonts w:cstheme="minorHAnsi"/>
                <w:color w:val="3B3B3B"/>
                <w:sz w:val="24"/>
                <w:szCs w:val="24"/>
                <w:shd w:val="clear" w:color="auto" w:fill="FFFFFF"/>
              </w:rPr>
              <w:t xml:space="preserve"> R</w:t>
            </w:r>
            <w:r w:rsidR="00550FD0">
              <w:rPr>
                <w:rFonts w:cstheme="minorHAnsi"/>
                <w:color w:val="3B3B3B"/>
                <w:sz w:val="24"/>
                <w:szCs w:val="24"/>
                <w:shd w:val="clear" w:color="auto" w:fill="FFFFFF"/>
              </w:rPr>
              <w:t>isk</w:t>
            </w:r>
          </w:p>
          <w:p w14:paraId="1053D538" w14:textId="39E6EA4B" w:rsidR="001820A2" w:rsidRPr="00B74F65" w:rsidRDefault="001820A2" w:rsidP="00A23CBB">
            <w:pPr>
              <w:pStyle w:val="ListParagraph"/>
              <w:numPr>
                <w:ilvl w:val="0"/>
                <w:numId w:val="5"/>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L</w:t>
            </w:r>
            <w:r w:rsidR="00550FD0">
              <w:rPr>
                <w:rFonts w:cstheme="minorHAnsi"/>
                <w:color w:val="3B3B3B"/>
                <w:sz w:val="24"/>
                <w:szCs w:val="24"/>
                <w:shd w:val="clear" w:color="auto" w:fill="FFFFFF"/>
              </w:rPr>
              <w:t>ow</w:t>
            </w:r>
            <w:r w:rsidRPr="00B74F65">
              <w:rPr>
                <w:rFonts w:cstheme="minorHAnsi"/>
                <w:color w:val="3B3B3B"/>
                <w:sz w:val="24"/>
                <w:szCs w:val="24"/>
                <w:shd w:val="clear" w:color="auto" w:fill="FFFFFF"/>
              </w:rPr>
              <w:t xml:space="preserve"> R</w:t>
            </w:r>
            <w:r w:rsidR="00550FD0">
              <w:rPr>
                <w:rFonts w:cstheme="minorHAnsi"/>
                <w:color w:val="3B3B3B"/>
                <w:sz w:val="24"/>
                <w:szCs w:val="24"/>
                <w:shd w:val="clear" w:color="auto" w:fill="FFFFFF"/>
              </w:rPr>
              <w:t>isk</w:t>
            </w:r>
          </w:p>
          <w:p w14:paraId="7B277A17" w14:textId="34C2ED8D" w:rsidR="001820A2" w:rsidRPr="00B74F65" w:rsidRDefault="00550FD0" w:rsidP="00A23CBB">
            <w:pPr>
              <w:pStyle w:val="ListParagraph"/>
              <w:numPr>
                <w:ilvl w:val="0"/>
                <w:numId w:val="5"/>
              </w:numPr>
              <w:spacing w:after="200" w:line="276" w:lineRule="auto"/>
              <w:rPr>
                <w:rFonts w:cstheme="minorHAnsi"/>
                <w:color w:val="3B3B3B"/>
                <w:sz w:val="24"/>
                <w:szCs w:val="24"/>
                <w:shd w:val="clear" w:color="auto" w:fill="FFFFFF"/>
              </w:rPr>
            </w:pPr>
            <w:r>
              <w:rPr>
                <w:rFonts w:cstheme="minorHAnsi"/>
                <w:color w:val="3B3B3B"/>
                <w:sz w:val="24"/>
                <w:szCs w:val="24"/>
                <w:shd w:val="clear" w:color="auto" w:fill="FFFFFF"/>
              </w:rPr>
              <w:t>Invalid</w:t>
            </w:r>
          </w:p>
          <w:p w14:paraId="3483BFC3" w14:textId="29988867" w:rsidR="001820A2" w:rsidRPr="00B74F65" w:rsidRDefault="001820A2" w:rsidP="00A23CBB">
            <w:pPr>
              <w:pStyle w:val="ListParagraph"/>
              <w:numPr>
                <w:ilvl w:val="0"/>
                <w:numId w:val="3"/>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C</w:t>
            </w:r>
            <w:r w:rsidR="00550FD0">
              <w:rPr>
                <w:rFonts w:cstheme="minorHAnsi"/>
                <w:color w:val="3B3B3B"/>
                <w:sz w:val="24"/>
                <w:szCs w:val="24"/>
                <w:shd w:val="clear" w:color="auto" w:fill="FFFFFF"/>
              </w:rPr>
              <w:t>lean</w:t>
            </w:r>
          </w:p>
          <w:p w14:paraId="3D607BF9" w14:textId="77777777" w:rsidR="001820A2" w:rsidRPr="00B74F65" w:rsidRDefault="001820A2" w:rsidP="00F04268">
            <w:pPr>
              <w:pStyle w:val="ListParagraph"/>
              <w:rPr>
                <w:rFonts w:cstheme="minorHAnsi"/>
                <w:color w:val="3B3B3B"/>
                <w:sz w:val="24"/>
                <w:szCs w:val="24"/>
                <w:shd w:val="clear" w:color="auto" w:fill="FFFFFF"/>
              </w:rPr>
            </w:pPr>
          </w:p>
          <w:p w14:paraId="3980DB05" w14:textId="77777777" w:rsidR="001820A2" w:rsidRPr="00B74F65" w:rsidRDefault="001820A2" w:rsidP="00F04268">
            <w:pPr>
              <w:pStyle w:val="ListParagraph"/>
              <w:rPr>
                <w:rFonts w:cstheme="minorHAnsi"/>
                <w:color w:val="3B3B3B"/>
                <w:sz w:val="24"/>
                <w:szCs w:val="24"/>
                <w:shd w:val="clear" w:color="auto" w:fill="FFFFFF"/>
              </w:rPr>
            </w:pPr>
          </w:p>
          <w:p w14:paraId="1F5F274F" w14:textId="77777777" w:rsidR="001820A2" w:rsidRPr="00B74F65" w:rsidRDefault="001820A2" w:rsidP="00F04268">
            <w:pPr>
              <w:pStyle w:val="ListParagraph"/>
              <w:rPr>
                <w:rFonts w:cstheme="minorHAnsi"/>
                <w:color w:val="3B3B3B"/>
                <w:sz w:val="24"/>
                <w:szCs w:val="24"/>
                <w:shd w:val="clear" w:color="auto" w:fill="FFFFFF"/>
              </w:rPr>
            </w:pPr>
          </w:p>
        </w:tc>
      </w:tr>
      <w:tr w:rsidR="001820A2" w:rsidRPr="00B74F65" w14:paraId="4E063413" w14:textId="77777777" w:rsidTr="00F04268">
        <w:tc>
          <w:tcPr>
            <w:tcW w:w="3072" w:type="dxa"/>
          </w:tcPr>
          <w:p w14:paraId="14F40EC0"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lastRenderedPageBreak/>
              <w:t>TC_Threat_Rating</w:t>
            </w:r>
            <w:proofErr w:type="spellEnd"/>
          </w:p>
        </w:tc>
        <w:tc>
          <w:tcPr>
            <w:tcW w:w="2731" w:type="dxa"/>
          </w:tcPr>
          <w:p w14:paraId="71E6A33B"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String</w:t>
            </w:r>
          </w:p>
        </w:tc>
        <w:tc>
          <w:tcPr>
            <w:tcW w:w="3213" w:type="dxa"/>
          </w:tcPr>
          <w:p w14:paraId="3810F337"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Value provides Threat Connect Threat Rating Information</w:t>
            </w:r>
          </w:p>
          <w:p w14:paraId="7D4F444B"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Possible Values are:</w:t>
            </w:r>
          </w:p>
          <w:p w14:paraId="64FBDDBE" w14:textId="46495AD3" w:rsidR="001820A2" w:rsidRPr="00B74F65" w:rsidRDefault="001820A2" w:rsidP="00A23CBB">
            <w:pPr>
              <w:pStyle w:val="ListParagraph"/>
              <w:numPr>
                <w:ilvl w:val="0"/>
                <w:numId w:val="6"/>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C</w:t>
            </w:r>
            <w:r w:rsidR="00550FD0">
              <w:rPr>
                <w:rFonts w:cstheme="minorHAnsi"/>
                <w:color w:val="3B3B3B"/>
                <w:sz w:val="24"/>
                <w:szCs w:val="24"/>
                <w:shd w:val="clear" w:color="auto" w:fill="FFFFFF"/>
              </w:rPr>
              <w:t>ritical</w:t>
            </w:r>
            <w:r w:rsidRPr="00B74F65">
              <w:rPr>
                <w:rFonts w:cstheme="minorHAnsi"/>
                <w:color w:val="3B3B3B"/>
                <w:sz w:val="24"/>
                <w:szCs w:val="24"/>
                <w:shd w:val="clear" w:color="auto" w:fill="FFFFFF"/>
              </w:rPr>
              <w:t xml:space="preserve"> </w:t>
            </w:r>
            <w:r w:rsidR="00550FD0">
              <w:rPr>
                <w:rFonts w:cstheme="minorHAnsi"/>
                <w:color w:val="3B3B3B"/>
                <w:sz w:val="24"/>
                <w:szCs w:val="24"/>
                <w:shd w:val="clear" w:color="auto" w:fill="FFFFFF"/>
              </w:rPr>
              <w:t>Threat</w:t>
            </w:r>
          </w:p>
          <w:p w14:paraId="2D769C77" w14:textId="0996C23C" w:rsidR="001820A2" w:rsidRPr="00B74F65" w:rsidRDefault="001820A2" w:rsidP="00A23CBB">
            <w:pPr>
              <w:pStyle w:val="ListParagraph"/>
              <w:numPr>
                <w:ilvl w:val="0"/>
                <w:numId w:val="6"/>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H</w:t>
            </w:r>
            <w:r w:rsidR="00550FD0">
              <w:rPr>
                <w:rFonts w:cstheme="minorHAnsi"/>
                <w:color w:val="3B3B3B"/>
                <w:sz w:val="24"/>
                <w:szCs w:val="24"/>
                <w:shd w:val="clear" w:color="auto" w:fill="FFFFFF"/>
              </w:rPr>
              <w:t>igh</w:t>
            </w:r>
            <w:r w:rsidRPr="00B74F65">
              <w:rPr>
                <w:rFonts w:cstheme="minorHAnsi"/>
                <w:color w:val="3B3B3B"/>
                <w:sz w:val="24"/>
                <w:szCs w:val="24"/>
                <w:shd w:val="clear" w:color="auto" w:fill="FFFFFF"/>
              </w:rPr>
              <w:t xml:space="preserve"> </w:t>
            </w:r>
            <w:r w:rsidR="00550FD0">
              <w:rPr>
                <w:rFonts w:cstheme="minorHAnsi"/>
                <w:color w:val="3B3B3B"/>
                <w:sz w:val="24"/>
                <w:szCs w:val="24"/>
                <w:shd w:val="clear" w:color="auto" w:fill="FFFFFF"/>
              </w:rPr>
              <w:t>Threat</w:t>
            </w:r>
          </w:p>
          <w:p w14:paraId="3A5D3DEC" w14:textId="04202616" w:rsidR="001820A2" w:rsidRPr="00B74F65" w:rsidRDefault="001820A2" w:rsidP="00A23CBB">
            <w:pPr>
              <w:pStyle w:val="ListParagraph"/>
              <w:numPr>
                <w:ilvl w:val="0"/>
                <w:numId w:val="6"/>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M</w:t>
            </w:r>
            <w:r w:rsidR="00550FD0">
              <w:rPr>
                <w:rFonts w:cstheme="minorHAnsi"/>
                <w:color w:val="3B3B3B"/>
                <w:sz w:val="24"/>
                <w:szCs w:val="24"/>
                <w:shd w:val="clear" w:color="auto" w:fill="FFFFFF"/>
              </w:rPr>
              <w:t>oderate</w:t>
            </w:r>
            <w:r w:rsidRPr="00B74F65">
              <w:rPr>
                <w:rFonts w:cstheme="minorHAnsi"/>
                <w:color w:val="3B3B3B"/>
                <w:sz w:val="24"/>
                <w:szCs w:val="24"/>
                <w:shd w:val="clear" w:color="auto" w:fill="FFFFFF"/>
              </w:rPr>
              <w:t xml:space="preserve"> </w:t>
            </w:r>
            <w:r w:rsidR="00550FD0">
              <w:rPr>
                <w:rFonts w:cstheme="minorHAnsi"/>
                <w:color w:val="3B3B3B"/>
                <w:sz w:val="24"/>
                <w:szCs w:val="24"/>
                <w:shd w:val="clear" w:color="auto" w:fill="FFFFFF"/>
              </w:rPr>
              <w:t>Threat</w:t>
            </w:r>
          </w:p>
          <w:p w14:paraId="261D6585" w14:textId="7CD52D1E" w:rsidR="001820A2" w:rsidRPr="00B74F65" w:rsidRDefault="001820A2" w:rsidP="00A23CBB">
            <w:pPr>
              <w:pStyle w:val="ListParagraph"/>
              <w:numPr>
                <w:ilvl w:val="0"/>
                <w:numId w:val="6"/>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L</w:t>
            </w:r>
            <w:r w:rsidR="00550FD0">
              <w:rPr>
                <w:rFonts w:cstheme="minorHAnsi"/>
                <w:color w:val="3B3B3B"/>
                <w:sz w:val="24"/>
                <w:szCs w:val="24"/>
                <w:shd w:val="clear" w:color="auto" w:fill="FFFFFF"/>
              </w:rPr>
              <w:t>ow</w:t>
            </w:r>
            <w:r w:rsidRPr="00B74F65">
              <w:rPr>
                <w:rFonts w:cstheme="minorHAnsi"/>
                <w:color w:val="3B3B3B"/>
                <w:sz w:val="24"/>
                <w:szCs w:val="24"/>
                <w:shd w:val="clear" w:color="auto" w:fill="FFFFFF"/>
              </w:rPr>
              <w:t xml:space="preserve"> </w:t>
            </w:r>
            <w:r w:rsidR="00550FD0">
              <w:rPr>
                <w:rFonts w:cstheme="minorHAnsi"/>
                <w:color w:val="3B3B3B"/>
                <w:sz w:val="24"/>
                <w:szCs w:val="24"/>
                <w:shd w:val="clear" w:color="auto" w:fill="FFFFFF"/>
              </w:rPr>
              <w:t>Threat</w:t>
            </w:r>
          </w:p>
          <w:p w14:paraId="50CC708A" w14:textId="6A11ACAC" w:rsidR="001820A2" w:rsidRPr="00B74F65" w:rsidRDefault="001820A2" w:rsidP="00A23CBB">
            <w:pPr>
              <w:pStyle w:val="ListParagraph"/>
              <w:numPr>
                <w:ilvl w:val="0"/>
                <w:numId w:val="6"/>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S</w:t>
            </w:r>
            <w:r w:rsidR="00550FD0">
              <w:rPr>
                <w:rFonts w:cstheme="minorHAnsi"/>
                <w:color w:val="3B3B3B"/>
                <w:sz w:val="24"/>
                <w:szCs w:val="24"/>
                <w:shd w:val="clear" w:color="auto" w:fill="FFFFFF"/>
              </w:rPr>
              <w:t>uspicious</w:t>
            </w:r>
          </w:p>
        </w:tc>
      </w:tr>
      <w:tr w:rsidR="001820A2" w:rsidRPr="00B74F65" w14:paraId="4EE170CB" w14:textId="77777777" w:rsidTr="00F04268">
        <w:tc>
          <w:tcPr>
            <w:tcW w:w="3072" w:type="dxa"/>
          </w:tcPr>
          <w:p w14:paraId="5F08A3DA"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4"/>
                <w:szCs w:val="24"/>
              </w:rPr>
            </w:pPr>
            <w:r w:rsidRPr="00B74F65">
              <w:rPr>
                <w:rFonts w:cstheme="minorHAnsi"/>
                <w:color w:val="3B3B3B"/>
                <w:sz w:val="24"/>
                <w:szCs w:val="24"/>
                <w:shd w:val="clear" w:color="auto" w:fill="FFFFFF"/>
              </w:rPr>
              <w:t>valid</w:t>
            </w:r>
          </w:p>
        </w:tc>
        <w:tc>
          <w:tcPr>
            <w:tcW w:w="2731" w:type="dxa"/>
          </w:tcPr>
          <w:p w14:paraId="6982D210"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5AC190EB" w14:textId="77777777" w:rsidR="001820A2" w:rsidRPr="00B74F65" w:rsidRDefault="001820A2" w:rsidP="00F04268">
            <w:pPr>
              <w:rPr>
                <w:rFonts w:cstheme="minorHAnsi"/>
                <w:color w:val="000000"/>
                <w:sz w:val="24"/>
                <w:szCs w:val="24"/>
              </w:rPr>
            </w:pPr>
            <w:r w:rsidRPr="00B74F65">
              <w:rPr>
                <w:rFonts w:cstheme="minorHAnsi"/>
                <w:color w:val="3B3B3B"/>
                <w:sz w:val="24"/>
                <w:szCs w:val="24"/>
                <w:shd w:val="clear" w:color="auto" w:fill="FFFFFF"/>
              </w:rPr>
              <w:t>Does this email address appear valid?</w:t>
            </w:r>
          </w:p>
        </w:tc>
      </w:tr>
      <w:tr w:rsidR="001820A2" w:rsidRPr="00B74F65" w14:paraId="68E06288" w14:textId="77777777" w:rsidTr="00F04268">
        <w:tc>
          <w:tcPr>
            <w:tcW w:w="3072" w:type="dxa"/>
          </w:tcPr>
          <w:p w14:paraId="39B10B64"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4"/>
                <w:szCs w:val="24"/>
              </w:rPr>
            </w:pPr>
            <w:r w:rsidRPr="00B74F65">
              <w:rPr>
                <w:rFonts w:cstheme="minorHAnsi"/>
                <w:color w:val="3B3B3B"/>
                <w:sz w:val="24"/>
                <w:szCs w:val="24"/>
                <w:shd w:val="clear" w:color="auto" w:fill="FFFFFF"/>
              </w:rPr>
              <w:t>disposable</w:t>
            </w:r>
          </w:p>
        </w:tc>
        <w:tc>
          <w:tcPr>
            <w:tcW w:w="2731" w:type="dxa"/>
          </w:tcPr>
          <w:p w14:paraId="580EC787"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4A097BD4" w14:textId="77777777" w:rsidR="001820A2" w:rsidRPr="00B74F65" w:rsidRDefault="001820A2" w:rsidP="00F04268">
            <w:pPr>
              <w:rPr>
                <w:rFonts w:cstheme="minorHAnsi"/>
                <w:color w:val="000000"/>
                <w:sz w:val="24"/>
                <w:szCs w:val="24"/>
              </w:rPr>
            </w:pPr>
            <w:r w:rsidRPr="00B74F65">
              <w:rPr>
                <w:rFonts w:cstheme="minorHAnsi"/>
                <w:color w:val="3B3B3B"/>
                <w:sz w:val="24"/>
                <w:szCs w:val="24"/>
                <w:shd w:val="clear" w:color="auto" w:fill="FFFFFF"/>
              </w:rPr>
              <w:t>Is this email suspected of belonging to a temporary or disposable mail service? Usually associated with fraudsters and scammers.</w:t>
            </w:r>
          </w:p>
        </w:tc>
      </w:tr>
      <w:tr w:rsidR="001820A2" w:rsidRPr="00B74F65" w14:paraId="45BD1B40" w14:textId="77777777" w:rsidTr="00F04268">
        <w:tc>
          <w:tcPr>
            <w:tcW w:w="3072" w:type="dxa"/>
          </w:tcPr>
          <w:p w14:paraId="0330F88A"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timed_out</w:t>
            </w:r>
            <w:proofErr w:type="spellEnd"/>
          </w:p>
        </w:tc>
        <w:tc>
          <w:tcPr>
            <w:tcW w:w="2731" w:type="dxa"/>
          </w:tcPr>
          <w:p w14:paraId="08BB86A6"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1D2950D9" w14:textId="77777777" w:rsidR="001820A2" w:rsidRPr="00B74F65" w:rsidRDefault="001820A2" w:rsidP="00F04268">
            <w:pPr>
              <w:spacing w:after="300"/>
              <w:rPr>
                <w:rFonts w:cstheme="minorHAnsi"/>
                <w:color w:val="3B3B3B"/>
                <w:sz w:val="24"/>
                <w:szCs w:val="24"/>
              </w:rPr>
            </w:pPr>
            <w:r w:rsidRPr="00B74F65">
              <w:rPr>
                <w:rFonts w:cstheme="minorHAnsi"/>
                <w:color w:val="3B3B3B"/>
                <w:sz w:val="24"/>
                <w:szCs w:val="24"/>
              </w:rPr>
              <w:t>Did the connection to the mail service provider timeout during the verification? If so, we recommend increasing the </w:t>
            </w:r>
            <w:r w:rsidRPr="00B74F65">
              <w:rPr>
                <w:rFonts w:cstheme="minorHAnsi"/>
                <w:b/>
                <w:bCs/>
                <w:color w:val="3B3B3B"/>
                <w:sz w:val="24"/>
                <w:szCs w:val="24"/>
              </w:rPr>
              <w:t>"timeout"</w:t>
            </w:r>
            <w:r w:rsidRPr="00B74F65">
              <w:rPr>
                <w:rFonts w:cstheme="minorHAnsi"/>
                <w:color w:val="3B3B3B"/>
                <w:sz w:val="24"/>
                <w:szCs w:val="24"/>
              </w:rPr>
              <w:t> variable above the default 7 second value. Lookups that timeout with a </w:t>
            </w:r>
            <w:r w:rsidRPr="00B74F65">
              <w:rPr>
                <w:rFonts w:cstheme="minorHAnsi"/>
                <w:b/>
                <w:bCs/>
                <w:color w:val="3B3B3B"/>
                <w:sz w:val="24"/>
                <w:szCs w:val="24"/>
              </w:rPr>
              <w:t>"valid"</w:t>
            </w:r>
            <w:r w:rsidRPr="00B74F65">
              <w:rPr>
                <w:rFonts w:cstheme="minorHAnsi"/>
                <w:color w:val="3B3B3B"/>
                <w:sz w:val="24"/>
                <w:szCs w:val="24"/>
              </w:rPr>
              <w:t> result as </w:t>
            </w:r>
            <w:r w:rsidRPr="00B74F65">
              <w:rPr>
                <w:rFonts w:cstheme="minorHAnsi"/>
                <w:color w:val="3B3B3B"/>
                <w:sz w:val="24"/>
                <w:szCs w:val="24"/>
                <w:u w:val="single"/>
              </w:rPr>
              <w:t>false</w:t>
            </w:r>
            <w:r w:rsidRPr="00B74F65">
              <w:rPr>
                <w:rFonts w:cstheme="minorHAnsi"/>
                <w:color w:val="3B3B3B"/>
                <w:sz w:val="24"/>
                <w:szCs w:val="24"/>
              </w:rPr>
              <w:t> are most likely </w:t>
            </w:r>
            <w:r w:rsidRPr="00B74F65">
              <w:rPr>
                <w:rFonts w:cstheme="minorHAnsi"/>
                <w:color w:val="3B3B3B"/>
                <w:sz w:val="24"/>
                <w:szCs w:val="24"/>
                <w:u w:val="single"/>
              </w:rPr>
              <w:t>false</w:t>
            </w:r>
            <w:r w:rsidRPr="00B74F65">
              <w:rPr>
                <w:rFonts w:cstheme="minorHAnsi"/>
                <w:color w:val="3B3B3B"/>
                <w:sz w:val="24"/>
                <w:szCs w:val="24"/>
              </w:rPr>
              <w:t> and should be not be trusted.</w:t>
            </w:r>
          </w:p>
          <w:p w14:paraId="550F4454" w14:textId="77777777" w:rsidR="001820A2" w:rsidRPr="00B74F65" w:rsidRDefault="001820A2" w:rsidP="00F04268">
            <w:pPr>
              <w:rPr>
                <w:rFonts w:cstheme="minorHAnsi"/>
                <w:color w:val="000000" w:themeColor="text1"/>
                <w:sz w:val="24"/>
                <w:szCs w:val="24"/>
              </w:rPr>
            </w:pPr>
          </w:p>
        </w:tc>
      </w:tr>
      <w:tr w:rsidR="001820A2" w:rsidRPr="00B74F65" w14:paraId="03435190" w14:textId="77777777" w:rsidTr="00F04268">
        <w:tc>
          <w:tcPr>
            <w:tcW w:w="3072" w:type="dxa"/>
          </w:tcPr>
          <w:p w14:paraId="02CB4869"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deliverability</w:t>
            </w:r>
          </w:p>
        </w:tc>
        <w:tc>
          <w:tcPr>
            <w:tcW w:w="2731" w:type="dxa"/>
          </w:tcPr>
          <w:p w14:paraId="4BA595AC"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string</w:t>
            </w:r>
          </w:p>
        </w:tc>
        <w:tc>
          <w:tcPr>
            <w:tcW w:w="3213" w:type="dxa"/>
          </w:tcPr>
          <w:p w14:paraId="2A6BC3CD"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 xml:space="preserve">How likely is this email to be delivered to the user and land in their </w:t>
            </w:r>
            <w:proofErr w:type="gramStart"/>
            <w:r w:rsidRPr="00B74F65">
              <w:rPr>
                <w:rFonts w:cstheme="minorHAnsi"/>
                <w:color w:val="3B3B3B"/>
                <w:sz w:val="24"/>
                <w:szCs w:val="24"/>
                <w:shd w:val="clear" w:color="auto" w:fill="FFFFFF"/>
              </w:rPr>
              <w:t>mailbox.</w:t>
            </w:r>
            <w:proofErr w:type="gramEnd"/>
            <w:r w:rsidRPr="00B74F65">
              <w:rPr>
                <w:rFonts w:cstheme="minorHAnsi"/>
                <w:color w:val="3B3B3B"/>
                <w:sz w:val="24"/>
                <w:szCs w:val="24"/>
                <w:shd w:val="clear" w:color="auto" w:fill="FFFFFF"/>
              </w:rPr>
              <w:t xml:space="preserve"> Values can be "high", "medium", or "low".</w:t>
            </w:r>
          </w:p>
        </w:tc>
      </w:tr>
      <w:tr w:rsidR="001820A2" w:rsidRPr="00B74F65" w14:paraId="0A044157" w14:textId="77777777" w:rsidTr="00F04268">
        <w:tc>
          <w:tcPr>
            <w:tcW w:w="3072" w:type="dxa"/>
          </w:tcPr>
          <w:p w14:paraId="489CBCB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catch_all</w:t>
            </w:r>
            <w:proofErr w:type="spellEnd"/>
          </w:p>
        </w:tc>
        <w:tc>
          <w:tcPr>
            <w:tcW w:w="2731" w:type="dxa"/>
          </w:tcPr>
          <w:p w14:paraId="40012D59"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083590E4"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this email likely to be a "catch all" where the mail server verifies all emails tested against it as valid? It is difficult to determine if the address is truly valid in these scenarios, since the email's server will not confirm the account's status.</w:t>
            </w:r>
          </w:p>
        </w:tc>
      </w:tr>
      <w:tr w:rsidR="001820A2" w:rsidRPr="00B74F65" w14:paraId="50B52E1A" w14:textId="77777777" w:rsidTr="00F04268">
        <w:tc>
          <w:tcPr>
            <w:tcW w:w="3072" w:type="dxa"/>
          </w:tcPr>
          <w:p w14:paraId="604B5728"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leaked</w:t>
            </w:r>
          </w:p>
        </w:tc>
        <w:tc>
          <w:tcPr>
            <w:tcW w:w="2731" w:type="dxa"/>
          </w:tcPr>
          <w:p w14:paraId="455B8E58"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6470A6A0"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 xml:space="preserve">Was this email address associated with a recent database leak from a third party? Leaked accounts pose a </w:t>
            </w:r>
            <w:r w:rsidRPr="00B74F65">
              <w:rPr>
                <w:rFonts w:cstheme="minorHAnsi"/>
                <w:color w:val="3B3B3B"/>
                <w:sz w:val="24"/>
                <w:szCs w:val="24"/>
                <w:shd w:val="clear" w:color="auto" w:fill="FFFFFF"/>
              </w:rPr>
              <w:lastRenderedPageBreak/>
              <w:t>risk as they may have become compromised during a database breach.</w:t>
            </w:r>
          </w:p>
        </w:tc>
      </w:tr>
      <w:tr w:rsidR="001820A2" w:rsidRPr="00B74F65" w14:paraId="7907B420" w14:textId="77777777" w:rsidTr="00F04268">
        <w:tc>
          <w:tcPr>
            <w:tcW w:w="3072" w:type="dxa"/>
          </w:tcPr>
          <w:p w14:paraId="51B67D73"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lastRenderedPageBreak/>
              <w:t>suspect</w:t>
            </w:r>
          </w:p>
        </w:tc>
        <w:tc>
          <w:tcPr>
            <w:tcW w:w="2731" w:type="dxa"/>
          </w:tcPr>
          <w:p w14:paraId="60F79518"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151F9E47"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value indicates if the mail server is currently replying with a temporary error and unable to verify the email address. This status will also be </w:t>
            </w:r>
            <w:r w:rsidRPr="00B74F65">
              <w:rPr>
                <w:rFonts w:cstheme="minorHAnsi"/>
                <w:color w:val="3B3B3B"/>
                <w:sz w:val="24"/>
                <w:szCs w:val="24"/>
                <w:u w:val="single"/>
                <w:shd w:val="clear" w:color="auto" w:fill="FFFFFF"/>
              </w:rPr>
              <w:t>true</w:t>
            </w:r>
            <w:r w:rsidRPr="00B74F65">
              <w:rPr>
                <w:rFonts w:cstheme="minorHAnsi"/>
                <w:color w:val="3B3B3B"/>
                <w:sz w:val="24"/>
                <w:szCs w:val="24"/>
                <w:shd w:val="clear" w:color="auto" w:fill="FFFFFF"/>
              </w:rPr>
              <w:t> for "catch all" email addresses as defined below. If this value is </w:t>
            </w:r>
            <w:r w:rsidRPr="00B74F65">
              <w:rPr>
                <w:rFonts w:cstheme="minorHAnsi"/>
                <w:color w:val="3B3B3B"/>
                <w:sz w:val="24"/>
                <w:szCs w:val="24"/>
                <w:u w:val="single"/>
                <w:shd w:val="clear" w:color="auto" w:fill="FFFFFF"/>
              </w:rPr>
              <w:t>true</w:t>
            </w:r>
            <w:r w:rsidRPr="00B74F65">
              <w:rPr>
                <w:rFonts w:cstheme="minorHAnsi"/>
                <w:color w:val="3B3B3B"/>
                <w:sz w:val="24"/>
                <w:szCs w:val="24"/>
                <w:shd w:val="clear" w:color="auto" w:fill="FFFFFF"/>
              </w:rPr>
              <w:t>, then we suspect the </w:t>
            </w:r>
            <w:r w:rsidRPr="00B74F65">
              <w:rPr>
                <w:rFonts w:cstheme="minorHAnsi"/>
                <w:b/>
                <w:bCs/>
                <w:color w:val="3B3B3B"/>
                <w:sz w:val="24"/>
                <w:szCs w:val="24"/>
                <w:shd w:val="clear" w:color="auto" w:fill="FFFFFF"/>
              </w:rPr>
              <w:t>"valid"</w:t>
            </w:r>
            <w:r w:rsidRPr="00B74F65">
              <w:rPr>
                <w:rFonts w:cstheme="minorHAnsi"/>
                <w:color w:val="3B3B3B"/>
                <w:sz w:val="24"/>
                <w:szCs w:val="24"/>
                <w:shd w:val="clear" w:color="auto" w:fill="FFFFFF"/>
              </w:rPr>
              <w:t> result may be tainted and there is not a guarantee that the email address is truly valid.</w:t>
            </w:r>
          </w:p>
        </w:tc>
      </w:tr>
      <w:tr w:rsidR="001820A2" w:rsidRPr="00B74F65" w14:paraId="3B84D42C" w14:textId="77777777" w:rsidTr="00F04268">
        <w:tc>
          <w:tcPr>
            <w:tcW w:w="3072" w:type="dxa"/>
          </w:tcPr>
          <w:p w14:paraId="37962184"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smtp_score</w:t>
            </w:r>
            <w:proofErr w:type="spellEnd"/>
          </w:p>
        </w:tc>
        <w:tc>
          <w:tcPr>
            <w:tcW w:w="2731" w:type="dxa"/>
          </w:tcPr>
          <w:p w14:paraId="1590A264"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integer</w:t>
            </w:r>
          </w:p>
        </w:tc>
        <w:tc>
          <w:tcPr>
            <w:tcW w:w="3213" w:type="dxa"/>
          </w:tcPr>
          <w:p w14:paraId="68B29D35" w14:textId="77777777" w:rsidR="001820A2" w:rsidRPr="00B74F65" w:rsidRDefault="001820A2" w:rsidP="00F04268">
            <w:pPr>
              <w:rPr>
                <w:rFonts w:eastAsia="Times New Roman" w:cstheme="minorHAnsi"/>
                <w:sz w:val="24"/>
                <w:szCs w:val="24"/>
                <w:lang w:eastAsia="en-IN"/>
              </w:rPr>
            </w:pPr>
            <w:r w:rsidRPr="00B74F65">
              <w:rPr>
                <w:rFonts w:eastAsia="Times New Roman" w:cstheme="minorHAnsi"/>
                <w:color w:val="3B3B3B"/>
                <w:sz w:val="24"/>
                <w:szCs w:val="24"/>
                <w:shd w:val="clear" w:color="auto" w:fill="FFFFFF"/>
                <w:lang w:eastAsia="en-IN"/>
              </w:rPr>
              <w:t>Validity score of email server's SMTP setup. Range: "-1" - "3". Scores above "-1" can be associated with a valid email.</w:t>
            </w:r>
          </w:p>
          <w:p w14:paraId="2745F404" w14:textId="77777777" w:rsidR="001820A2" w:rsidRPr="00B74F65" w:rsidRDefault="001820A2" w:rsidP="00A23CBB">
            <w:pPr>
              <w:numPr>
                <w:ilvl w:val="0"/>
                <w:numId w:val="2"/>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-1</w:t>
            </w:r>
            <w:r w:rsidRPr="00B74F65">
              <w:rPr>
                <w:rFonts w:eastAsia="Times New Roman" w:cstheme="minorHAnsi"/>
                <w:color w:val="3B3B3B"/>
                <w:sz w:val="24"/>
                <w:szCs w:val="24"/>
                <w:lang w:eastAsia="en-IN"/>
              </w:rPr>
              <w:t> = invalid email address</w:t>
            </w:r>
          </w:p>
          <w:p w14:paraId="41AEF74C" w14:textId="77777777" w:rsidR="001820A2" w:rsidRPr="00B74F65" w:rsidRDefault="001820A2" w:rsidP="00A23CBB">
            <w:pPr>
              <w:numPr>
                <w:ilvl w:val="0"/>
                <w:numId w:val="2"/>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0</w:t>
            </w:r>
            <w:r w:rsidRPr="00B74F65">
              <w:rPr>
                <w:rFonts w:eastAsia="Times New Roman" w:cstheme="minorHAnsi"/>
                <w:color w:val="3B3B3B"/>
                <w:sz w:val="24"/>
                <w:szCs w:val="24"/>
                <w:lang w:eastAsia="en-IN"/>
              </w:rPr>
              <w:t> = mail server exists, but is rejecting all mail</w:t>
            </w:r>
          </w:p>
          <w:p w14:paraId="70520123" w14:textId="77777777" w:rsidR="001820A2" w:rsidRPr="00B74F65" w:rsidRDefault="001820A2" w:rsidP="00A23CBB">
            <w:pPr>
              <w:numPr>
                <w:ilvl w:val="0"/>
                <w:numId w:val="2"/>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1</w:t>
            </w:r>
            <w:r w:rsidRPr="00B74F65">
              <w:rPr>
                <w:rFonts w:eastAsia="Times New Roman" w:cstheme="minorHAnsi"/>
                <w:color w:val="3B3B3B"/>
                <w:sz w:val="24"/>
                <w:szCs w:val="24"/>
                <w:lang w:eastAsia="en-IN"/>
              </w:rPr>
              <w:t> = mail server exists, but is showing a temporary error</w:t>
            </w:r>
          </w:p>
          <w:p w14:paraId="15029673" w14:textId="77777777" w:rsidR="001820A2" w:rsidRPr="00B74F65" w:rsidRDefault="001820A2" w:rsidP="00A23CBB">
            <w:pPr>
              <w:numPr>
                <w:ilvl w:val="0"/>
                <w:numId w:val="2"/>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2</w:t>
            </w:r>
            <w:r w:rsidRPr="00B74F65">
              <w:rPr>
                <w:rFonts w:eastAsia="Times New Roman" w:cstheme="minorHAnsi"/>
                <w:color w:val="3B3B3B"/>
                <w:sz w:val="24"/>
                <w:szCs w:val="24"/>
                <w:lang w:eastAsia="en-IN"/>
              </w:rPr>
              <w:t> = mail server exists, but accepts all email</w:t>
            </w:r>
          </w:p>
          <w:p w14:paraId="1F5281A3" w14:textId="77777777" w:rsidR="001820A2" w:rsidRPr="00B74F65" w:rsidRDefault="001820A2" w:rsidP="00A23CBB">
            <w:pPr>
              <w:numPr>
                <w:ilvl w:val="0"/>
                <w:numId w:val="2"/>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3</w:t>
            </w:r>
            <w:r w:rsidRPr="00B74F65">
              <w:rPr>
                <w:rFonts w:eastAsia="Times New Roman" w:cstheme="minorHAnsi"/>
                <w:color w:val="3B3B3B"/>
                <w:sz w:val="24"/>
                <w:szCs w:val="24"/>
                <w:lang w:eastAsia="en-IN"/>
              </w:rPr>
              <w:t> = mail server exists and has verified the email address</w:t>
            </w:r>
          </w:p>
          <w:p w14:paraId="3B44051C" w14:textId="77777777" w:rsidR="001820A2" w:rsidRPr="00B74F65" w:rsidRDefault="001820A2" w:rsidP="00F04268">
            <w:pPr>
              <w:rPr>
                <w:rFonts w:cstheme="minorHAnsi"/>
                <w:color w:val="3B3B3B"/>
                <w:sz w:val="24"/>
                <w:szCs w:val="24"/>
                <w:shd w:val="clear" w:color="auto" w:fill="FFFFFF"/>
              </w:rPr>
            </w:pPr>
          </w:p>
        </w:tc>
      </w:tr>
      <w:tr w:rsidR="001820A2" w:rsidRPr="00B74F65" w14:paraId="6A5EDA27" w14:textId="77777777" w:rsidTr="00F04268">
        <w:tc>
          <w:tcPr>
            <w:tcW w:w="3072" w:type="dxa"/>
          </w:tcPr>
          <w:p w14:paraId="71CC5D05"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overall_score</w:t>
            </w:r>
            <w:proofErr w:type="spellEnd"/>
          </w:p>
        </w:tc>
        <w:tc>
          <w:tcPr>
            <w:tcW w:w="2731" w:type="dxa"/>
          </w:tcPr>
          <w:p w14:paraId="48197C22"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integer</w:t>
            </w:r>
          </w:p>
        </w:tc>
        <w:tc>
          <w:tcPr>
            <w:tcW w:w="3213" w:type="dxa"/>
          </w:tcPr>
          <w:p w14:paraId="14BBECCF" w14:textId="77777777" w:rsidR="001820A2" w:rsidRPr="00B74F65" w:rsidRDefault="001820A2" w:rsidP="00F04268">
            <w:pPr>
              <w:rPr>
                <w:rFonts w:eastAsia="Times New Roman" w:cstheme="minorHAnsi"/>
                <w:sz w:val="24"/>
                <w:szCs w:val="24"/>
                <w:lang w:eastAsia="en-IN"/>
              </w:rPr>
            </w:pPr>
            <w:r w:rsidRPr="00B74F65">
              <w:rPr>
                <w:rFonts w:eastAsia="Times New Roman" w:cstheme="minorHAnsi"/>
                <w:color w:val="3B3B3B"/>
                <w:sz w:val="24"/>
                <w:szCs w:val="24"/>
                <w:shd w:val="clear" w:color="auto" w:fill="FFFFFF"/>
                <w:lang w:eastAsia="en-IN"/>
              </w:rPr>
              <w:t>Overall email validity score. Range: "0" - "4". Scores above "1" can be associated with a valid email.</w:t>
            </w:r>
          </w:p>
          <w:p w14:paraId="08788D7B" w14:textId="77777777" w:rsidR="001820A2" w:rsidRPr="00B74F65" w:rsidRDefault="001820A2" w:rsidP="00A23CBB">
            <w:pPr>
              <w:numPr>
                <w:ilvl w:val="0"/>
                <w:numId w:val="1"/>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0</w:t>
            </w:r>
            <w:r w:rsidRPr="00B74F65">
              <w:rPr>
                <w:rFonts w:eastAsia="Times New Roman" w:cstheme="minorHAnsi"/>
                <w:color w:val="3B3B3B"/>
                <w:sz w:val="24"/>
                <w:szCs w:val="24"/>
                <w:lang w:eastAsia="en-IN"/>
              </w:rPr>
              <w:t> = invalid email address</w:t>
            </w:r>
          </w:p>
          <w:p w14:paraId="13D857B7" w14:textId="77777777" w:rsidR="001820A2" w:rsidRPr="00B74F65" w:rsidRDefault="001820A2" w:rsidP="00A23CBB">
            <w:pPr>
              <w:numPr>
                <w:ilvl w:val="0"/>
                <w:numId w:val="1"/>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1</w:t>
            </w:r>
            <w:r w:rsidRPr="00B74F65">
              <w:rPr>
                <w:rFonts w:eastAsia="Times New Roman" w:cstheme="minorHAnsi"/>
                <w:color w:val="3B3B3B"/>
                <w:sz w:val="24"/>
                <w:szCs w:val="24"/>
                <w:lang w:eastAsia="en-IN"/>
              </w:rPr>
              <w:t xml:space="preserve"> = </w:t>
            </w:r>
            <w:proofErr w:type="spellStart"/>
            <w:r w:rsidRPr="00B74F65">
              <w:rPr>
                <w:rFonts w:eastAsia="Times New Roman" w:cstheme="minorHAnsi"/>
                <w:color w:val="3B3B3B"/>
                <w:sz w:val="24"/>
                <w:szCs w:val="24"/>
                <w:lang w:eastAsia="en-IN"/>
              </w:rPr>
              <w:t>dns</w:t>
            </w:r>
            <w:proofErr w:type="spellEnd"/>
            <w:r w:rsidRPr="00B74F65">
              <w:rPr>
                <w:rFonts w:eastAsia="Times New Roman" w:cstheme="minorHAnsi"/>
                <w:color w:val="3B3B3B"/>
                <w:sz w:val="24"/>
                <w:szCs w:val="24"/>
                <w:lang w:eastAsia="en-IN"/>
              </w:rPr>
              <w:t xml:space="preserve"> valid, unreachable mail server</w:t>
            </w:r>
          </w:p>
          <w:p w14:paraId="6DA9CB83" w14:textId="77777777" w:rsidR="001820A2" w:rsidRPr="00B74F65" w:rsidRDefault="001820A2" w:rsidP="00A23CBB">
            <w:pPr>
              <w:numPr>
                <w:ilvl w:val="0"/>
                <w:numId w:val="1"/>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2</w:t>
            </w:r>
            <w:r w:rsidRPr="00B74F65">
              <w:rPr>
                <w:rFonts w:eastAsia="Times New Roman" w:cstheme="minorHAnsi"/>
                <w:color w:val="3B3B3B"/>
                <w:sz w:val="24"/>
                <w:szCs w:val="24"/>
                <w:lang w:eastAsia="en-IN"/>
              </w:rPr>
              <w:t xml:space="preserve"> = </w:t>
            </w:r>
            <w:proofErr w:type="spellStart"/>
            <w:r w:rsidRPr="00B74F65">
              <w:rPr>
                <w:rFonts w:eastAsia="Times New Roman" w:cstheme="minorHAnsi"/>
                <w:color w:val="3B3B3B"/>
                <w:sz w:val="24"/>
                <w:szCs w:val="24"/>
                <w:lang w:eastAsia="en-IN"/>
              </w:rPr>
              <w:t>dns</w:t>
            </w:r>
            <w:proofErr w:type="spellEnd"/>
            <w:r w:rsidRPr="00B74F65">
              <w:rPr>
                <w:rFonts w:eastAsia="Times New Roman" w:cstheme="minorHAnsi"/>
                <w:color w:val="3B3B3B"/>
                <w:sz w:val="24"/>
                <w:szCs w:val="24"/>
                <w:lang w:eastAsia="en-IN"/>
              </w:rPr>
              <w:t xml:space="preserve"> valid, temporary mail rejection error</w:t>
            </w:r>
          </w:p>
          <w:p w14:paraId="25F15E19" w14:textId="77777777" w:rsidR="001820A2" w:rsidRPr="00B74F65" w:rsidRDefault="001820A2" w:rsidP="00A23CBB">
            <w:pPr>
              <w:numPr>
                <w:ilvl w:val="0"/>
                <w:numId w:val="1"/>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lastRenderedPageBreak/>
              <w:t>3</w:t>
            </w:r>
            <w:r w:rsidRPr="00B74F65">
              <w:rPr>
                <w:rFonts w:eastAsia="Times New Roman" w:cstheme="minorHAnsi"/>
                <w:color w:val="3B3B3B"/>
                <w:sz w:val="24"/>
                <w:szCs w:val="24"/>
                <w:lang w:eastAsia="en-IN"/>
              </w:rPr>
              <w:t xml:space="preserve"> = </w:t>
            </w:r>
            <w:proofErr w:type="spellStart"/>
            <w:r w:rsidRPr="00B74F65">
              <w:rPr>
                <w:rFonts w:eastAsia="Times New Roman" w:cstheme="minorHAnsi"/>
                <w:color w:val="3B3B3B"/>
                <w:sz w:val="24"/>
                <w:szCs w:val="24"/>
                <w:lang w:eastAsia="en-IN"/>
              </w:rPr>
              <w:t>dns</w:t>
            </w:r>
            <w:proofErr w:type="spellEnd"/>
            <w:r w:rsidRPr="00B74F65">
              <w:rPr>
                <w:rFonts w:eastAsia="Times New Roman" w:cstheme="minorHAnsi"/>
                <w:color w:val="3B3B3B"/>
                <w:sz w:val="24"/>
                <w:szCs w:val="24"/>
                <w:lang w:eastAsia="en-IN"/>
              </w:rPr>
              <w:t xml:space="preserve"> valid, accepts all mail</w:t>
            </w:r>
          </w:p>
          <w:p w14:paraId="37B3A226" w14:textId="77777777" w:rsidR="001820A2" w:rsidRPr="00B74F65" w:rsidRDefault="001820A2" w:rsidP="00A23CBB">
            <w:pPr>
              <w:numPr>
                <w:ilvl w:val="0"/>
                <w:numId w:val="1"/>
              </w:numPr>
              <w:shd w:val="clear" w:color="auto" w:fill="FFFFFF"/>
              <w:spacing w:before="100" w:beforeAutospacing="1" w:after="100" w:afterAutospacing="1"/>
              <w:rPr>
                <w:rFonts w:eastAsia="Times New Roman" w:cstheme="minorHAnsi"/>
                <w:color w:val="3B3B3B"/>
                <w:sz w:val="24"/>
                <w:szCs w:val="24"/>
                <w:lang w:eastAsia="en-IN"/>
              </w:rPr>
            </w:pPr>
            <w:r w:rsidRPr="00B74F65">
              <w:rPr>
                <w:rFonts w:eastAsia="Times New Roman" w:cstheme="minorHAnsi"/>
                <w:b/>
                <w:bCs/>
                <w:color w:val="3B3B3B"/>
                <w:sz w:val="24"/>
                <w:szCs w:val="24"/>
                <w:lang w:eastAsia="en-IN"/>
              </w:rPr>
              <w:t>4</w:t>
            </w:r>
            <w:r w:rsidRPr="00B74F65">
              <w:rPr>
                <w:rFonts w:eastAsia="Times New Roman" w:cstheme="minorHAnsi"/>
                <w:color w:val="3B3B3B"/>
                <w:sz w:val="24"/>
                <w:szCs w:val="24"/>
                <w:lang w:eastAsia="en-IN"/>
              </w:rPr>
              <w:t xml:space="preserve"> = </w:t>
            </w:r>
            <w:proofErr w:type="spellStart"/>
            <w:r w:rsidRPr="00B74F65">
              <w:rPr>
                <w:rFonts w:eastAsia="Times New Roman" w:cstheme="minorHAnsi"/>
                <w:color w:val="3B3B3B"/>
                <w:sz w:val="24"/>
                <w:szCs w:val="24"/>
                <w:lang w:eastAsia="en-IN"/>
              </w:rPr>
              <w:t>dns</w:t>
            </w:r>
            <w:proofErr w:type="spellEnd"/>
            <w:r w:rsidRPr="00B74F65">
              <w:rPr>
                <w:rFonts w:eastAsia="Times New Roman" w:cstheme="minorHAnsi"/>
                <w:color w:val="3B3B3B"/>
                <w:sz w:val="24"/>
                <w:szCs w:val="24"/>
                <w:lang w:eastAsia="en-IN"/>
              </w:rPr>
              <w:t xml:space="preserve"> valid, verified email exists</w:t>
            </w:r>
          </w:p>
          <w:p w14:paraId="01606712" w14:textId="77777777" w:rsidR="001820A2" w:rsidRPr="00B74F65" w:rsidRDefault="001820A2" w:rsidP="00F04268">
            <w:pPr>
              <w:rPr>
                <w:rFonts w:cstheme="minorHAnsi"/>
                <w:color w:val="3B3B3B"/>
                <w:sz w:val="24"/>
                <w:szCs w:val="24"/>
                <w:shd w:val="clear" w:color="auto" w:fill="FFFFFF"/>
              </w:rPr>
            </w:pPr>
          </w:p>
        </w:tc>
      </w:tr>
      <w:tr w:rsidR="001820A2" w:rsidRPr="00B74F65" w14:paraId="06B51731" w14:textId="77777777" w:rsidTr="00F04268">
        <w:tc>
          <w:tcPr>
            <w:tcW w:w="3072" w:type="dxa"/>
          </w:tcPr>
          <w:p w14:paraId="53E40859"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lastRenderedPageBreak/>
              <w:t>first_name</w:t>
            </w:r>
            <w:proofErr w:type="spellEnd"/>
          </w:p>
        </w:tc>
        <w:tc>
          <w:tcPr>
            <w:tcW w:w="2731" w:type="dxa"/>
          </w:tcPr>
          <w:p w14:paraId="6E211F23"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string</w:t>
            </w:r>
          </w:p>
        </w:tc>
        <w:tc>
          <w:tcPr>
            <w:tcW w:w="3213" w:type="dxa"/>
          </w:tcPr>
          <w:p w14:paraId="07B475A2" w14:textId="77777777" w:rsidR="001820A2" w:rsidRPr="00B74F65" w:rsidRDefault="001820A2" w:rsidP="00F04268">
            <w:pPr>
              <w:spacing w:after="300"/>
              <w:rPr>
                <w:rFonts w:cstheme="minorHAnsi"/>
                <w:color w:val="3B3B3B"/>
                <w:sz w:val="24"/>
                <w:szCs w:val="24"/>
              </w:rPr>
            </w:pPr>
            <w:r w:rsidRPr="00B74F65">
              <w:rPr>
                <w:rFonts w:cstheme="minorHAnsi"/>
                <w:color w:val="3B3B3B"/>
                <w:sz w:val="24"/>
                <w:szCs w:val="24"/>
              </w:rPr>
              <w:t>Suspected first name based on email. Returns "CORPORATE" if the email is suspected of being a generic company email. Returns "UNKNOWN" if the first name was not determinable.</w:t>
            </w:r>
          </w:p>
          <w:p w14:paraId="31117B54" w14:textId="77777777" w:rsidR="001820A2" w:rsidRPr="00B74F65" w:rsidRDefault="001820A2" w:rsidP="00F04268">
            <w:pPr>
              <w:rPr>
                <w:rFonts w:cstheme="minorHAnsi"/>
                <w:color w:val="3B3B3B"/>
                <w:sz w:val="24"/>
                <w:szCs w:val="24"/>
                <w:shd w:val="clear" w:color="auto" w:fill="FFFFFF"/>
              </w:rPr>
            </w:pPr>
          </w:p>
        </w:tc>
      </w:tr>
      <w:tr w:rsidR="001820A2" w:rsidRPr="00B74F65" w14:paraId="2D605373" w14:textId="77777777" w:rsidTr="00F04268">
        <w:tc>
          <w:tcPr>
            <w:tcW w:w="3072" w:type="dxa"/>
          </w:tcPr>
          <w:p w14:paraId="6C4765D3"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common</w:t>
            </w:r>
          </w:p>
        </w:tc>
        <w:tc>
          <w:tcPr>
            <w:tcW w:w="2731" w:type="dxa"/>
          </w:tcPr>
          <w:p w14:paraId="0A1A443F"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2CB8CA47" w14:textId="77777777" w:rsidR="001820A2" w:rsidRPr="00B74F65" w:rsidRDefault="001820A2" w:rsidP="00F04268">
            <w:pPr>
              <w:spacing w:after="300"/>
              <w:rPr>
                <w:rFonts w:cstheme="minorHAnsi"/>
                <w:color w:val="3B3B3B"/>
                <w:sz w:val="24"/>
                <w:szCs w:val="24"/>
              </w:rPr>
            </w:pPr>
            <w:r w:rsidRPr="00B74F65">
              <w:rPr>
                <w:rFonts w:cstheme="minorHAnsi"/>
                <w:color w:val="3B3B3B"/>
                <w:sz w:val="24"/>
                <w:szCs w:val="24"/>
              </w:rPr>
              <w:t>Is this email from a common email provider? ("gmail.com", "yahoo.com", "hotmail.com", etc.)</w:t>
            </w:r>
          </w:p>
          <w:p w14:paraId="4834D1C5" w14:textId="77777777" w:rsidR="001820A2" w:rsidRPr="00B74F65" w:rsidRDefault="001820A2" w:rsidP="00F04268">
            <w:pPr>
              <w:rPr>
                <w:rFonts w:cstheme="minorHAnsi"/>
                <w:color w:val="3B3B3B"/>
                <w:sz w:val="24"/>
                <w:szCs w:val="24"/>
                <w:shd w:val="clear" w:color="auto" w:fill="FFFFFF"/>
              </w:rPr>
            </w:pPr>
          </w:p>
        </w:tc>
      </w:tr>
      <w:tr w:rsidR="001820A2" w:rsidRPr="00B74F65" w14:paraId="5ABF9C4A" w14:textId="77777777" w:rsidTr="00F04268">
        <w:tc>
          <w:tcPr>
            <w:tcW w:w="3072" w:type="dxa"/>
          </w:tcPr>
          <w:p w14:paraId="636E374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generic</w:t>
            </w:r>
          </w:p>
        </w:tc>
        <w:tc>
          <w:tcPr>
            <w:tcW w:w="2731" w:type="dxa"/>
          </w:tcPr>
          <w:p w14:paraId="164C3441"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047D6CB2"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this email suspected as being a catch all or shared email for a domain? ("admin@", "webmaster@", "newsletter@", "sales@", "contact@", etc.)</w:t>
            </w:r>
          </w:p>
        </w:tc>
      </w:tr>
      <w:tr w:rsidR="001820A2" w:rsidRPr="00B74F65" w14:paraId="5256F2D3" w14:textId="77777777" w:rsidTr="00F04268">
        <w:tc>
          <w:tcPr>
            <w:tcW w:w="3072" w:type="dxa"/>
          </w:tcPr>
          <w:p w14:paraId="03DBA27F"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dns_valid</w:t>
            </w:r>
            <w:proofErr w:type="spellEnd"/>
          </w:p>
        </w:tc>
        <w:tc>
          <w:tcPr>
            <w:tcW w:w="2731" w:type="dxa"/>
          </w:tcPr>
          <w:p w14:paraId="1BF58CEC"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362C08B6"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Does the email's hostname have valid DNS entries? Partial indication of a valid email.</w:t>
            </w:r>
          </w:p>
        </w:tc>
      </w:tr>
      <w:tr w:rsidR="001820A2" w:rsidRPr="00B74F65" w14:paraId="018B029C" w14:textId="77777777" w:rsidTr="00F04268">
        <w:tc>
          <w:tcPr>
            <w:tcW w:w="3072" w:type="dxa"/>
          </w:tcPr>
          <w:p w14:paraId="6CAE7825"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honeypot</w:t>
            </w:r>
          </w:p>
        </w:tc>
        <w:tc>
          <w:tcPr>
            <w:tcW w:w="2731" w:type="dxa"/>
          </w:tcPr>
          <w:p w14:paraId="7C440811"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58F67247"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this email believed to be a "honeypot" or "SPAM trap"? </w:t>
            </w:r>
            <w:r w:rsidRPr="00B74F65">
              <w:rPr>
                <w:rFonts w:cstheme="minorHAnsi"/>
                <w:b/>
                <w:bCs/>
                <w:color w:val="3B3B3B"/>
                <w:sz w:val="24"/>
                <w:szCs w:val="24"/>
                <w:shd w:val="clear" w:color="auto" w:fill="FFFFFF"/>
              </w:rPr>
              <w:t>Bulk mail</w:t>
            </w:r>
            <w:r w:rsidRPr="00B74F65">
              <w:rPr>
                <w:rFonts w:cstheme="minorHAnsi"/>
                <w:color w:val="3B3B3B"/>
                <w:sz w:val="24"/>
                <w:szCs w:val="24"/>
                <w:shd w:val="clear" w:color="auto" w:fill="FFFFFF"/>
              </w:rPr>
              <w:t> sent to these emails increases your risk of being blacklisted by large ISPs &amp; ending up in the spam folder.</w:t>
            </w:r>
          </w:p>
        </w:tc>
      </w:tr>
      <w:tr w:rsidR="001820A2" w:rsidRPr="00B74F65" w14:paraId="0F144103" w14:textId="77777777" w:rsidTr="00F04268">
        <w:tc>
          <w:tcPr>
            <w:tcW w:w="3072" w:type="dxa"/>
          </w:tcPr>
          <w:p w14:paraId="4CEFD4F7"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spam_trap_score</w:t>
            </w:r>
            <w:proofErr w:type="spellEnd"/>
          </w:p>
        </w:tc>
        <w:tc>
          <w:tcPr>
            <w:tcW w:w="2731" w:type="dxa"/>
          </w:tcPr>
          <w:p w14:paraId="27C9EDB6"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string</w:t>
            </w:r>
          </w:p>
        </w:tc>
        <w:tc>
          <w:tcPr>
            <w:tcW w:w="3213" w:type="dxa"/>
          </w:tcPr>
          <w:p w14:paraId="08B1263A"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Confidence level of the email address being an active SPAM trap. Values can be "high", "medium", "low", or "none". We recommend scrubbing emails with "high" or "medium" statuses. Avoid "low" emails whenever possible for any promotional mailings.</w:t>
            </w:r>
          </w:p>
        </w:tc>
      </w:tr>
      <w:tr w:rsidR="001820A2" w:rsidRPr="00B74F65" w14:paraId="46EA4536" w14:textId="77777777" w:rsidTr="00F04268">
        <w:tc>
          <w:tcPr>
            <w:tcW w:w="3072" w:type="dxa"/>
          </w:tcPr>
          <w:p w14:paraId="170EBD93"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lastRenderedPageBreak/>
              <w:t>recent_abuse</w:t>
            </w:r>
            <w:proofErr w:type="spellEnd"/>
          </w:p>
        </w:tc>
        <w:tc>
          <w:tcPr>
            <w:tcW w:w="2731" w:type="dxa"/>
          </w:tcPr>
          <w:p w14:paraId="2B8B6DB2"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1EFC0F79"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value will indicate if there has been any recently verified abuse across our network for this email address. Abuse could be a confirmed chargeback, fake signup, compromised device, fake app install, or similar malicious behavior within the past few days.</w:t>
            </w:r>
          </w:p>
        </w:tc>
      </w:tr>
      <w:tr w:rsidR="001820A2" w:rsidRPr="00B74F65" w14:paraId="5919ED73" w14:textId="77777777" w:rsidTr="00F04268">
        <w:tc>
          <w:tcPr>
            <w:tcW w:w="3072" w:type="dxa"/>
          </w:tcPr>
          <w:p w14:paraId="246E018F"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fraud_score</w:t>
            </w:r>
            <w:proofErr w:type="spellEnd"/>
          </w:p>
        </w:tc>
        <w:tc>
          <w:tcPr>
            <w:tcW w:w="2731" w:type="dxa"/>
          </w:tcPr>
          <w:p w14:paraId="2B3E95BB"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float</w:t>
            </w:r>
          </w:p>
        </w:tc>
        <w:tc>
          <w:tcPr>
            <w:tcW w:w="3213" w:type="dxa"/>
          </w:tcPr>
          <w:p w14:paraId="1B02E50D"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The overall Fraud Score of the user based on the email's reputation and recent behavior across the IPQS threat network. Fraud Scores </w:t>
            </w:r>
            <w:r w:rsidRPr="00B74F65">
              <w:rPr>
                <w:rFonts w:cstheme="minorHAnsi"/>
                <w:b/>
                <w:bCs/>
                <w:color w:val="3B3B3B"/>
                <w:sz w:val="24"/>
                <w:szCs w:val="24"/>
                <w:shd w:val="clear" w:color="auto" w:fill="FFFFFF"/>
              </w:rPr>
              <w:t>&gt;= 75</w:t>
            </w:r>
            <w:r w:rsidRPr="00B74F65">
              <w:rPr>
                <w:rFonts w:cstheme="minorHAnsi"/>
                <w:color w:val="3B3B3B"/>
                <w:sz w:val="24"/>
                <w:szCs w:val="24"/>
                <w:shd w:val="clear" w:color="auto" w:fill="FFFFFF"/>
              </w:rPr>
              <w:t> are suspicious, but not necessarily fraudulent.</w:t>
            </w:r>
          </w:p>
        </w:tc>
      </w:tr>
      <w:tr w:rsidR="001820A2" w:rsidRPr="00B74F65" w14:paraId="3C7C60ED" w14:textId="77777777" w:rsidTr="00F04268">
        <w:tc>
          <w:tcPr>
            <w:tcW w:w="3072" w:type="dxa"/>
          </w:tcPr>
          <w:p w14:paraId="52B74ACA"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frequent_complainer</w:t>
            </w:r>
            <w:proofErr w:type="spellEnd"/>
          </w:p>
        </w:tc>
        <w:tc>
          <w:tcPr>
            <w:tcW w:w="2731" w:type="dxa"/>
          </w:tcPr>
          <w:p w14:paraId="5CBD0471"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5A6053D1"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Indicates if this email frequently unsubscribes from marketing lists or reports email as SPAM.</w:t>
            </w:r>
          </w:p>
        </w:tc>
      </w:tr>
      <w:tr w:rsidR="001820A2" w:rsidRPr="00B74F65" w14:paraId="065FBD75" w14:textId="77777777" w:rsidTr="00F04268">
        <w:tc>
          <w:tcPr>
            <w:tcW w:w="3072" w:type="dxa"/>
          </w:tcPr>
          <w:p w14:paraId="0A9F4270"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suggested_domain</w:t>
            </w:r>
            <w:proofErr w:type="spellEnd"/>
          </w:p>
        </w:tc>
        <w:tc>
          <w:tcPr>
            <w:tcW w:w="2731" w:type="dxa"/>
          </w:tcPr>
          <w:p w14:paraId="1AC46A1A"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string</w:t>
            </w:r>
          </w:p>
        </w:tc>
        <w:tc>
          <w:tcPr>
            <w:tcW w:w="3213" w:type="dxa"/>
          </w:tcPr>
          <w:p w14:paraId="7C272FBF"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Default value is "N/A". Indicates if this email's domain should in fact be corrected to a popular mail service. This field is useful for catching user typos. For example, an email address with "gmai.com", would display a suggested domain of "gmail.com". This feature supports all major mail service providers.</w:t>
            </w:r>
          </w:p>
        </w:tc>
      </w:tr>
      <w:tr w:rsidR="001820A2" w:rsidRPr="00B74F65" w14:paraId="5CC9D97A" w14:textId="77777777" w:rsidTr="00F04268">
        <w:tc>
          <w:tcPr>
            <w:tcW w:w="3072" w:type="dxa"/>
          </w:tcPr>
          <w:p w14:paraId="21F3E9C7"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first_seen</w:t>
            </w:r>
            <w:proofErr w:type="spellEnd"/>
          </w:p>
        </w:tc>
        <w:tc>
          <w:tcPr>
            <w:tcW w:w="2731" w:type="dxa"/>
          </w:tcPr>
          <w:p w14:paraId="255C3A95"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object</w:t>
            </w:r>
          </w:p>
        </w:tc>
        <w:tc>
          <w:tcPr>
            <w:tcW w:w="3213" w:type="dxa"/>
          </w:tcPr>
          <w:p w14:paraId="5E401DF3"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object contains human, timestamp, iso values</w:t>
            </w:r>
          </w:p>
        </w:tc>
      </w:tr>
      <w:tr w:rsidR="001820A2" w:rsidRPr="00B74F65" w14:paraId="5B06A613" w14:textId="77777777" w:rsidTr="00F04268">
        <w:tc>
          <w:tcPr>
            <w:tcW w:w="3072" w:type="dxa"/>
          </w:tcPr>
          <w:p w14:paraId="46A9143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domain_age</w:t>
            </w:r>
            <w:proofErr w:type="spellEnd"/>
          </w:p>
        </w:tc>
        <w:tc>
          <w:tcPr>
            <w:tcW w:w="2731" w:type="dxa"/>
          </w:tcPr>
          <w:p w14:paraId="5F79FF63"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object</w:t>
            </w:r>
          </w:p>
        </w:tc>
        <w:tc>
          <w:tcPr>
            <w:tcW w:w="3213" w:type="dxa"/>
          </w:tcPr>
          <w:p w14:paraId="66475EA4"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object contains human, timestamp, iso values</w:t>
            </w:r>
          </w:p>
        </w:tc>
      </w:tr>
      <w:tr w:rsidR="001820A2" w:rsidRPr="00B74F65" w14:paraId="33543102" w14:textId="77777777" w:rsidTr="00F04268">
        <w:tc>
          <w:tcPr>
            <w:tcW w:w="3072" w:type="dxa"/>
          </w:tcPr>
          <w:p w14:paraId="291E0158"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sanitized_email</w:t>
            </w:r>
            <w:proofErr w:type="spellEnd"/>
          </w:p>
        </w:tc>
        <w:tc>
          <w:tcPr>
            <w:tcW w:w="2731" w:type="dxa"/>
          </w:tcPr>
          <w:p w14:paraId="7F2649A8"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string</w:t>
            </w:r>
          </w:p>
        </w:tc>
        <w:tc>
          <w:tcPr>
            <w:tcW w:w="3213" w:type="dxa"/>
          </w:tcPr>
          <w:p w14:paraId="7AE4B72D"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Sanitized email address with all aliases and masking removed, such as multiple periods for Gmail.com.</w:t>
            </w:r>
          </w:p>
        </w:tc>
      </w:tr>
      <w:tr w:rsidR="001820A2" w:rsidRPr="00B74F65" w14:paraId="2B0B6DF3" w14:textId="77777777" w:rsidTr="00F04268">
        <w:tc>
          <w:tcPr>
            <w:tcW w:w="3072" w:type="dxa"/>
          </w:tcPr>
          <w:p w14:paraId="3FE8F6B7"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request_id</w:t>
            </w:r>
            <w:proofErr w:type="spellEnd"/>
          </w:p>
        </w:tc>
        <w:tc>
          <w:tcPr>
            <w:tcW w:w="2731" w:type="dxa"/>
          </w:tcPr>
          <w:p w14:paraId="674D8DEA"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string</w:t>
            </w:r>
          </w:p>
        </w:tc>
        <w:tc>
          <w:tcPr>
            <w:tcW w:w="3213" w:type="dxa"/>
          </w:tcPr>
          <w:p w14:paraId="254A3622"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 xml:space="preserve">A unique identifier for this request that can be used to lookup the request details or send a </w:t>
            </w:r>
            <w:proofErr w:type="spellStart"/>
            <w:r w:rsidRPr="00B74F65">
              <w:rPr>
                <w:rFonts w:cstheme="minorHAnsi"/>
                <w:color w:val="3B3B3B"/>
                <w:sz w:val="24"/>
                <w:szCs w:val="24"/>
                <w:shd w:val="clear" w:color="auto" w:fill="FFFFFF"/>
              </w:rPr>
              <w:t>postback</w:t>
            </w:r>
            <w:proofErr w:type="spellEnd"/>
            <w:r w:rsidRPr="00B74F65">
              <w:rPr>
                <w:rFonts w:cstheme="minorHAnsi"/>
                <w:color w:val="3B3B3B"/>
                <w:sz w:val="24"/>
                <w:szCs w:val="24"/>
                <w:shd w:val="clear" w:color="auto" w:fill="FFFFFF"/>
              </w:rPr>
              <w:t xml:space="preserve"> conversion notice.</w:t>
            </w:r>
          </w:p>
        </w:tc>
      </w:tr>
      <w:tr w:rsidR="001820A2" w:rsidRPr="00B74F65" w14:paraId="4D484612" w14:textId="77777777" w:rsidTr="00F04268">
        <w:tc>
          <w:tcPr>
            <w:tcW w:w="3072" w:type="dxa"/>
          </w:tcPr>
          <w:p w14:paraId="7085D492"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success</w:t>
            </w:r>
          </w:p>
        </w:tc>
        <w:tc>
          <w:tcPr>
            <w:tcW w:w="2731" w:type="dxa"/>
          </w:tcPr>
          <w:p w14:paraId="5938E850"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773527E4"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Was the request successful?</w:t>
            </w:r>
          </w:p>
        </w:tc>
      </w:tr>
      <w:tr w:rsidR="001820A2" w:rsidRPr="00B74F65" w14:paraId="5AC5320A" w14:textId="77777777" w:rsidTr="00F04268">
        <w:tc>
          <w:tcPr>
            <w:tcW w:w="3072" w:type="dxa"/>
          </w:tcPr>
          <w:p w14:paraId="68B4FE46"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lastRenderedPageBreak/>
              <w:t>message</w:t>
            </w:r>
          </w:p>
        </w:tc>
        <w:tc>
          <w:tcPr>
            <w:tcW w:w="2731" w:type="dxa"/>
          </w:tcPr>
          <w:p w14:paraId="028BA630"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string</w:t>
            </w:r>
          </w:p>
        </w:tc>
        <w:tc>
          <w:tcPr>
            <w:tcW w:w="3213" w:type="dxa"/>
          </w:tcPr>
          <w:p w14:paraId="42734259"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A generic status message, either success or some form of an error notice.</w:t>
            </w:r>
          </w:p>
        </w:tc>
      </w:tr>
      <w:tr w:rsidR="001820A2" w:rsidRPr="00B74F65" w14:paraId="373FF49D" w14:textId="77777777" w:rsidTr="00F04268">
        <w:tc>
          <w:tcPr>
            <w:tcW w:w="3072" w:type="dxa"/>
          </w:tcPr>
          <w:p w14:paraId="5A1D9514"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errors</w:t>
            </w:r>
          </w:p>
        </w:tc>
        <w:tc>
          <w:tcPr>
            <w:tcW w:w="2731" w:type="dxa"/>
          </w:tcPr>
          <w:p w14:paraId="3BED0C3D" w14:textId="77777777" w:rsidR="001820A2" w:rsidRPr="00B74F65" w:rsidRDefault="001820A2" w:rsidP="00F04268">
            <w:pPr>
              <w:rPr>
                <w:rFonts w:cstheme="minorHAnsi"/>
                <w:color w:val="000000" w:themeColor="text1"/>
                <w:sz w:val="24"/>
                <w:szCs w:val="24"/>
              </w:rPr>
            </w:pPr>
            <w:r w:rsidRPr="00B74F65">
              <w:rPr>
                <w:rFonts w:cstheme="minorHAnsi"/>
                <w:color w:val="3B3B3B"/>
                <w:sz w:val="24"/>
                <w:szCs w:val="24"/>
                <w:shd w:val="clear" w:color="auto" w:fill="FFFFFF"/>
              </w:rPr>
              <w:t>array of strings</w:t>
            </w:r>
          </w:p>
        </w:tc>
        <w:tc>
          <w:tcPr>
            <w:tcW w:w="3213" w:type="dxa"/>
          </w:tcPr>
          <w:p w14:paraId="0FFB5030"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Array of errors which occurred while attempting to process this request.</w:t>
            </w:r>
          </w:p>
        </w:tc>
      </w:tr>
    </w:tbl>
    <w:p w14:paraId="2B980733" w14:textId="77777777" w:rsidR="001820A2" w:rsidRPr="00B74F65" w:rsidRDefault="001820A2" w:rsidP="001820A2">
      <w:pPr>
        <w:rPr>
          <w:rFonts w:cstheme="minorHAnsi"/>
          <w:color w:val="000000"/>
          <w:sz w:val="24"/>
          <w:szCs w:val="24"/>
        </w:rPr>
      </w:pPr>
    </w:p>
    <w:p w14:paraId="0258F30B" w14:textId="77777777" w:rsidR="001820A2" w:rsidRPr="00B74F65" w:rsidRDefault="001820A2" w:rsidP="001820A2">
      <w:pPr>
        <w:rPr>
          <w:rFonts w:cstheme="minorHAnsi"/>
          <w:sz w:val="24"/>
          <w:szCs w:val="24"/>
        </w:rPr>
      </w:pPr>
      <w:proofErr w:type="spellStart"/>
      <w:r w:rsidRPr="00B74F65">
        <w:rPr>
          <w:rFonts w:cstheme="minorHAnsi"/>
          <w:b/>
          <w:bCs/>
          <w:color w:val="000000"/>
          <w:sz w:val="24"/>
          <w:szCs w:val="24"/>
        </w:rPr>
        <w:t>ipqs.urlreputation.json.raw</w:t>
      </w:r>
      <w:proofErr w:type="spellEnd"/>
      <w:r w:rsidRPr="00B74F65">
        <w:rPr>
          <w:rFonts w:cstheme="minorHAnsi"/>
          <w:color w:val="000000"/>
          <w:sz w:val="24"/>
          <w:szCs w:val="24"/>
        </w:rPr>
        <w:t xml:space="preserve"> </w:t>
      </w:r>
      <w:r w:rsidRPr="00B74F65">
        <w:rPr>
          <w:rFonts w:cstheme="minorHAnsi"/>
          <w:sz w:val="24"/>
          <w:szCs w:val="24"/>
        </w:rPr>
        <w:t xml:space="preserve">, this output variable contains the JSON object containing the Malicious URL data, that can be extracted using </w:t>
      </w:r>
      <w:proofErr w:type="spellStart"/>
      <w:r w:rsidRPr="00B74F65">
        <w:rPr>
          <w:rFonts w:cstheme="minorHAnsi"/>
          <w:sz w:val="24"/>
          <w:szCs w:val="24"/>
        </w:rPr>
        <w:t>JMESPath</w:t>
      </w:r>
      <w:proofErr w:type="spellEnd"/>
      <w:r w:rsidRPr="00B74F65">
        <w:rPr>
          <w:rFonts w:cstheme="minorHAnsi"/>
          <w:sz w:val="24"/>
          <w:szCs w:val="24"/>
        </w:rPr>
        <w:t xml:space="preserve"> App.</w:t>
      </w:r>
    </w:p>
    <w:tbl>
      <w:tblPr>
        <w:tblStyle w:val="TableGrid"/>
        <w:tblW w:w="0" w:type="auto"/>
        <w:tblLook w:val="04A0" w:firstRow="1" w:lastRow="0" w:firstColumn="1" w:lastColumn="0" w:noHBand="0" w:noVBand="1"/>
      </w:tblPr>
      <w:tblGrid>
        <w:gridCol w:w="3072"/>
        <w:gridCol w:w="2731"/>
        <w:gridCol w:w="3213"/>
      </w:tblGrid>
      <w:tr w:rsidR="001820A2" w:rsidRPr="00B74F65" w14:paraId="54C18AC6" w14:textId="77777777" w:rsidTr="00F04268">
        <w:tc>
          <w:tcPr>
            <w:tcW w:w="3072" w:type="dxa"/>
            <w:shd w:val="clear" w:color="auto" w:fill="E7E6E6" w:themeFill="background2"/>
          </w:tcPr>
          <w:p w14:paraId="2970935C" w14:textId="77777777" w:rsidR="001820A2" w:rsidRPr="00B74F65" w:rsidRDefault="001820A2" w:rsidP="00F04268">
            <w:pPr>
              <w:rPr>
                <w:rFonts w:cstheme="minorHAnsi"/>
                <w:b/>
                <w:bCs/>
                <w:color w:val="000000"/>
                <w:sz w:val="24"/>
                <w:szCs w:val="24"/>
              </w:rPr>
            </w:pPr>
            <w:r w:rsidRPr="00B74F65">
              <w:rPr>
                <w:rFonts w:cstheme="minorHAnsi"/>
                <w:b/>
                <w:bCs/>
                <w:color w:val="000000" w:themeColor="text1"/>
                <w:sz w:val="24"/>
                <w:szCs w:val="24"/>
              </w:rPr>
              <w:t>Attribute Name</w:t>
            </w:r>
          </w:p>
        </w:tc>
        <w:tc>
          <w:tcPr>
            <w:tcW w:w="2731" w:type="dxa"/>
            <w:shd w:val="clear" w:color="auto" w:fill="E7E6E6" w:themeFill="background2"/>
          </w:tcPr>
          <w:p w14:paraId="5ED20A43" w14:textId="77777777" w:rsidR="001820A2" w:rsidRPr="00B74F65" w:rsidRDefault="001820A2" w:rsidP="00F04268">
            <w:pPr>
              <w:rPr>
                <w:rFonts w:cstheme="minorHAnsi"/>
                <w:b/>
                <w:bCs/>
                <w:color w:val="000000" w:themeColor="text1"/>
                <w:sz w:val="24"/>
                <w:szCs w:val="24"/>
              </w:rPr>
            </w:pPr>
            <w:r w:rsidRPr="00B74F65">
              <w:rPr>
                <w:rFonts w:cstheme="minorHAnsi"/>
                <w:b/>
                <w:bCs/>
                <w:color w:val="000000" w:themeColor="text1"/>
                <w:sz w:val="24"/>
                <w:szCs w:val="24"/>
              </w:rPr>
              <w:t>Attribute Type</w:t>
            </w:r>
          </w:p>
        </w:tc>
        <w:tc>
          <w:tcPr>
            <w:tcW w:w="3213" w:type="dxa"/>
            <w:shd w:val="clear" w:color="auto" w:fill="E7E6E6" w:themeFill="background2"/>
          </w:tcPr>
          <w:p w14:paraId="3AE09504" w14:textId="77777777" w:rsidR="001820A2" w:rsidRPr="00B74F65" w:rsidRDefault="001820A2" w:rsidP="00F04268">
            <w:pPr>
              <w:rPr>
                <w:rFonts w:cstheme="minorHAnsi"/>
                <w:b/>
                <w:bCs/>
                <w:color w:val="000000"/>
                <w:sz w:val="24"/>
                <w:szCs w:val="24"/>
              </w:rPr>
            </w:pPr>
            <w:r w:rsidRPr="00B74F65">
              <w:rPr>
                <w:rFonts w:cstheme="minorHAnsi"/>
                <w:b/>
                <w:bCs/>
                <w:color w:val="000000" w:themeColor="text1"/>
                <w:sz w:val="24"/>
                <w:szCs w:val="24"/>
              </w:rPr>
              <w:t>Attribute Description</w:t>
            </w:r>
          </w:p>
        </w:tc>
      </w:tr>
      <w:tr w:rsidR="001820A2" w:rsidRPr="00B74F65" w14:paraId="68B82151" w14:textId="77777777" w:rsidTr="00F04268">
        <w:tc>
          <w:tcPr>
            <w:tcW w:w="3072" w:type="dxa"/>
          </w:tcPr>
          <w:p w14:paraId="1FF5C358"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4"/>
                <w:szCs w:val="24"/>
              </w:rPr>
            </w:pPr>
            <w:r w:rsidRPr="00B74F65">
              <w:rPr>
                <w:rFonts w:cstheme="minorHAnsi"/>
                <w:color w:val="3B3B3B"/>
                <w:sz w:val="24"/>
                <w:szCs w:val="24"/>
                <w:shd w:val="clear" w:color="auto" w:fill="FFFFFF"/>
              </w:rPr>
              <w:t>unsafe</w:t>
            </w:r>
          </w:p>
        </w:tc>
        <w:tc>
          <w:tcPr>
            <w:tcW w:w="2731" w:type="dxa"/>
          </w:tcPr>
          <w:p w14:paraId="3253D2A6"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54C4EF50" w14:textId="77777777" w:rsidR="001820A2" w:rsidRPr="00B74F65" w:rsidRDefault="001820A2" w:rsidP="00F04268">
            <w:pPr>
              <w:spacing w:after="300"/>
              <w:rPr>
                <w:rFonts w:cstheme="minorHAnsi"/>
                <w:color w:val="3B3B3B"/>
                <w:sz w:val="24"/>
                <w:szCs w:val="24"/>
              </w:rPr>
            </w:pPr>
            <w:r w:rsidRPr="00B74F65">
              <w:rPr>
                <w:rFonts w:cstheme="minorHAnsi"/>
                <w:color w:val="3B3B3B"/>
                <w:sz w:val="24"/>
                <w:szCs w:val="24"/>
              </w:rPr>
              <w:t>Is this domain suspected of being unsafe due to phishing, malware, spamming, or abusive behavior? View the confidence level by analyzing the "</w:t>
            </w:r>
            <w:proofErr w:type="spellStart"/>
            <w:r w:rsidRPr="00B74F65">
              <w:rPr>
                <w:rFonts w:cstheme="minorHAnsi"/>
                <w:color w:val="3B3B3B"/>
                <w:sz w:val="24"/>
                <w:szCs w:val="24"/>
              </w:rPr>
              <w:t>risk_score</w:t>
            </w:r>
            <w:proofErr w:type="spellEnd"/>
            <w:r w:rsidRPr="00B74F65">
              <w:rPr>
                <w:rFonts w:cstheme="minorHAnsi"/>
                <w:color w:val="3B3B3B"/>
                <w:sz w:val="24"/>
                <w:szCs w:val="24"/>
              </w:rPr>
              <w:t>"</w:t>
            </w:r>
          </w:p>
          <w:p w14:paraId="221DB511" w14:textId="77777777" w:rsidR="001820A2" w:rsidRPr="00B74F65" w:rsidRDefault="001820A2" w:rsidP="00F04268">
            <w:pPr>
              <w:rPr>
                <w:rFonts w:cstheme="minorHAnsi"/>
                <w:color w:val="000000"/>
                <w:sz w:val="24"/>
                <w:szCs w:val="24"/>
              </w:rPr>
            </w:pPr>
          </w:p>
        </w:tc>
      </w:tr>
      <w:tr w:rsidR="001820A2" w:rsidRPr="00B74F65" w14:paraId="0121B4DF" w14:textId="77777777" w:rsidTr="00F04268">
        <w:tc>
          <w:tcPr>
            <w:tcW w:w="3072" w:type="dxa"/>
          </w:tcPr>
          <w:p w14:paraId="7AE31FF3"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4"/>
                <w:szCs w:val="24"/>
              </w:rPr>
            </w:pPr>
            <w:r w:rsidRPr="00B74F65">
              <w:rPr>
                <w:rFonts w:cstheme="minorHAnsi"/>
                <w:color w:val="3B3B3B"/>
                <w:sz w:val="24"/>
                <w:szCs w:val="24"/>
                <w:shd w:val="clear" w:color="auto" w:fill="FFFFFF"/>
              </w:rPr>
              <w:t>domain</w:t>
            </w:r>
          </w:p>
        </w:tc>
        <w:tc>
          <w:tcPr>
            <w:tcW w:w="2731" w:type="dxa"/>
          </w:tcPr>
          <w:p w14:paraId="764DB352"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1DE54F58" w14:textId="77777777" w:rsidR="001820A2" w:rsidRPr="00B74F65" w:rsidRDefault="001820A2" w:rsidP="00F04268">
            <w:pPr>
              <w:rPr>
                <w:rFonts w:cstheme="minorHAnsi"/>
                <w:color w:val="000000"/>
                <w:sz w:val="24"/>
                <w:szCs w:val="24"/>
              </w:rPr>
            </w:pPr>
            <w:r w:rsidRPr="00B74F65">
              <w:rPr>
                <w:rFonts w:cstheme="minorHAnsi"/>
                <w:color w:val="3B3B3B"/>
                <w:sz w:val="24"/>
                <w:szCs w:val="24"/>
                <w:shd w:val="clear" w:color="auto" w:fill="FFFFFF"/>
              </w:rPr>
              <w:t xml:space="preserve">Domain name of the </w:t>
            </w:r>
            <w:proofErr w:type="gramStart"/>
            <w:r w:rsidRPr="00B74F65">
              <w:rPr>
                <w:rFonts w:cstheme="minorHAnsi"/>
                <w:color w:val="3B3B3B"/>
                <w:sz w:val="24"/>
                <w:szCs w:val="24"/>
                <w:shd w:val="clear" w:color="auto" w:fill="FFFFFF"/>
              </w:rPr>
              <w:t>final destination</w:t>
            </w:r>
            <w:proofErr w:type="gramEnd"/>
            <w:r w:rsidRPr="00B74F65">
              <w:rPr>
                <w:rFonts w:cstheme="minorHAnsi"/>
                <w:color w:val="3B3B3B"/>
                <w:sz w:val="24"/>
                <w:szCs w:val="24"/>
                <w:shd w:val="clear" w:color="auto" w:fill="FFFFFF"/>
              </w:rPr>
              <w:t xml:space="preserve"> URL of the scanned link, after following all redirects.</w:t>
            </w:r>
          </w:p>
        </w:tc>
      </w:tr>
      <w:tr w:rsidR="001820A2" w:rsidRPr="00B74F65" w14:paraId="4C569DC3" w14:textId="77777777" w:rsidTr="00F04268">
        <w:tc>
          <w:tcPr>
            <w:tcW w:w="3072" w:type="dxa"/>
          </w:tcPr>
          <w:p w14:paraId="05247095"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ip_address</w:t>
            </w:r>
            <w:proofErr w:type="spellEnd"/>
          </w:p>
        </w:tc>
        <w:tc>
          <w:tcPr>
            <w:tcW w:w="2731" w:type="dxa"/>
          </w:tcPr>
          <w:p w14:paraId="61FFC5FE"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string</w:t>
            </w:r>
          </w:p>
        </w:tc>
        <w:tc>
          <w:tcPr>
            <w:tcW w:w="3213" w:type="dxa"/>
          </w:tcPr>
          <w:p w14:paraId="2C5B79A6"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The IP address corresponding to the server of the domain name.</w:t>
            </w:r>
          </w:p>
        </w:tc>
      </w:tr>
      <w:tr w:rsidR="001820A2" w:rsidRPr="00B74F65" w14:paraId="40EE014C" w14:textId="77777777" w:rsidTr="00F04268">
        <w:tc>
          <w:tcPr>
            <w:tcW w:w="3072" w:type="dxa"/>
          </w:tcPr>
          <w:p w14:paraId="31EF0E1E"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server</w:t>
            </w:r>
          </w:p>
        </w:tc>
        <w:tc>
          <w:tcPr>
            <w:tcW w:w="2731" w:type="dxa"/>
          </w:tcPr>
          <w:p w14:paraId="3AFD6B4B"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string</w:t>
            </w:r>
          </w:p>
        </w:tc>
        <w:tc>
          <w:tcPr>
            <w:tcW w:w="3213" w:type="dxa"/>
          </w:tcPr>
          <w:p w14:paraId="2709E048"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The server banner of the domain's IP address. For example: "</w:t>
            </w:r>
            <w:proofErr w:type="spellStart"/>
            <w:r w:rsidRPr="00B74F65">
              <w:rPr>
                <w:rFonts w:cstheme="minorHAnsi"/>
                <w:color w:val="3B3B3B"/>
                <w:sz w:val="24"/>
                <w:szCs w:val="24"/>
                <w:shd w:val="clear" w:color="auto" w:fill="FFFFFF"/>
              </w:rPr>
              <w:t>nginx</w:t>
            </w:r>
            <w:proofErr w:type="spellEnd"/>
            <w:r w:rsidRPr="00B74F65">
              <w:rPr>
                <w:rFonts w:cstheme="minorHAnsi"/>
                <w:color w:val="3B3B3B"/>
                <w:sz w:val="24"/>
                <w:szCs w:val="24"/>
                <w:shd w:val="clear" w:color="auto" w:fill="FFFFFF"/>
              </w:rPr>
              <w:t>/1.16.0". Value will be "N/A" if unavailable.</w:t>
            </w:r>
          </w:p>
        </w:tc>
      </w:tr>
      <w:tr w:rsidR="001820A2" w:rsidRPr="00B74F65" w14:paraId="5F02E199" w14:textId="77777777" w:rsidTr="00F04268">
        <w:tc>
          <w:tcPr>
            <w:tcW w:w="3072" w:type="dxa"/>
          </w:tcPr>
          <w:p w14:paraId="05B4A3F8"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content_type</w:t>
            </w:r>
            <w:proofErr w:type="spellEnd"/>
          </w:p>
        </w:tc>
        <w:tc>
          <w:tcPr>
            <w:tcW w:w="2731" w:type="dxa"/>
          </w:tcPr>
          <w:p w14:paraId="7E030F05"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string</w:t>
            </w:r>
          </w:p>
        </w:tc>
        <w:tc>
          <w:tcPr>
            <w:tcW w:w="3213" w:type="dxa"/>
          </w:tcPr>
          <w:p w14:paraId="56644048"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 xml:space="preserve">MIME type of URL's content. For </w:t>
            </w:r>
            <w:proofErr w:type="gramStart"/>
            <w:r w:rsidRPr="00B74F65">
              <w:rPr>
                <w:rFonts w:cstheme="minorHAnsi"/>
                <w:color w:val="3B3B3B"/>
                <w:sz w:val="24"/>
                <w:szCs w:val="24"/>
                <w:shd w:val="clear" w:color="auto" w:fill="FFFFFF"/>
              </w:rPr>
              <w:t>example</w:t>
            </w:r>
            <w:proofErr w:type="gramEnd"/>
            <w:r w:rsidRPr="00B74F65">
              <w:rPr>
                <w:rFonts w:cstheme="minorHAnsi"/>
                <w:color w:val="3B3B3B"/>
                <w:sz w:val="24"/>
                <w:szCs w:val="24"/>
                <w:shd w:val="clear" w:color="auto" w:fill="FFFFFF"/>
              </w:rPr>
              <w:t xml:space="preserve"> "text/html; charset=UTF-8". Value will be "N/A" if unavailable.</w:t>
            </w:r>
          </w:p>
        </w:tc>
      </w:tr>
      <w:tr w:rsidR="001820A2" w:rsidRPr="00B74F65" w14:paraId="1C01EF13" w14:textId="77777777" w:rsidTr="00F04268">
        <w:tc>
          <w:tcPr>
            <w:tcW w:w="3072" w:type="dxa"/>
          </w:tcPr>
          <w:p w14:paraId="0C958373"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risk_score</w:t>
            </w:r>
            <w:proofErr w:type="spellEnd"/>
          </w:p>
        </w:tc>
        <w:tc>
          <w:tcPr>
            <w:tcW w:w="2731" w:type="dxa"/>
          </w:tcPr>
          <w:p w14:paraId="5EE09696"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integer</w:t>
            </w:r>
          </w:p>
        </w:tc>
        <w:tc>
          <w:tcPr>
            <w:tcW w:w="3213" w:type="dxa"/>
          </w:tcPr>
          <w:p w14:paraId="68FDE117" w14:textId="77777777" w:rsidR="001820A2" w:rsidRPr="00B74F65" w:rsidRDefault="001820A2" w:rsidP="00F04268">
            <w:pPr>
              <w:spacing w:after="300"/>
              <w:rPr>
                <w:rFonts w:cstheme="minorHAnsi"/>
                <w:color w:val="3B3B3B"/>
                <w:sz w:val="24"/>
                <w:szCs w:val="24"/>
              </w:rPr>
            </w:pPr>
            <w:r w:rsidRPr="00B74F65">
              <w:rPr>
                <w:rFonts w:cstheme="minorHAnsi"/>
                <w:color w:val="3B3B3B"/>
                <w:sz w:val="24"/>
                <w:szCs w:val="24"/>
              </w:rPr>
              <w:br/>
              <w:t>The IPQS risk score which estimates the confidence level for malicious URL detection. Risk Scores 85+ are high risk, while Risk Scores = 100 are confirmed as accurate</w:t>
            </w:r>
          </w:p>
          <w:p w14:paraId="6EB11F12" w14:textId="77777777" w:rsidR="001820A2" w:rsidRPr="00B74F65" w:rsidRDefault="001820A2" w:rsidP="00F04268">
            <w:pPr>
              <w:rPr>
                <w:rFonts w:cstheme="minorHAnsi"/>
                <w:color w:val="3B3B3B"/>
                <w:sz w:val="24"/>
                <w:szCs w:val="24"/>
                <w:shd w:val="clear" w:color="auto" w:fill="FFFFFF"/>
              </w:rPr>
            </w:pPr>
          </w:p>
        </w:tc>
      </w:tr>
      <w:tr w:rsidR="001820A2" w:rsidRPr="00B74F65" w14:paraId="673B2174" w14:textId="77777777" w:rsidTr="00F04268">
        <w:tc>
          <w:tcPr>
            <w:tcW w:w="3072" w:type="dxa"/>
          </w:tcPr>
          <w:p w14:paraId="113D775C"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status_code</w:t>
            </w:r>
            <w:proofErr w:type="spellEnd"/>
          </w:p>
        </w:tc>
        <w:tc>
          <w:tcPr>
            <w:tcW w:w="2731" w:type="dxa"/>
          </w:tcPr>
          <w:p w14:paraId="7E18B486"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integer</w:t>
            </w:r>
          </w:p>
        </w:tc>
        <w:tc>
          <w:tcPr>
            <w:tcW w:w="3213" w:type="dxa"/>
          </w:tcPr>
          <w:p w14:paraId="14D26A0D"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 xml:space="preserve">HTTP Status Code of the URL's response. This value should be </w:t>
            </w:r>
            <w:r w:rsidRPr="00B74F65">
              <w:rPr>
                <w:rFonts w:cstheme="minorHAnsi"/>
                <w:color w:val="3B3B3B"/>
                <w:sz w:val="24"/>
                <w:szCs w:val="24"/>
                <w:shd w:val="clear" w:color="auto" w:fill="FFFFFF"/>
              </w:rPr>
              <w:lastRenderedPageBreak/>
              <w:t>"200" for a valid website. Value is "0" if URL is unreachable.</w:t>
            </w:r>
          </w:p>
        </w:tc>
      </w:tr>
      <w:tr w:rsidR="001820A2" w:rsidRPr="00B74F65" w14:paraId="4820EE20" w14:textId="77777777" w:rsidTr="00F04268">
        <w:tc>
          <w:tcPr>
            <w:tcW w:w="3072" w:type="dxa"/>
          </w:tcPr>
          <w:p w14:paraId="627F49D6"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lastRenderedPageBreak/>
              <w:t>page_size</w:t>
            </w:r>
            <w:proofErr w:type="spellEnd"/>
          </w:p>
        </w:tc>
        <w:tc>
          <w:tcPr>
            <w:tcW w:w="2731" w:type="dxa"/>
          </w:tcPr>
          <w:p w14:paraId="484089C2"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integer</w:t>
            </w:r>
          </w:p>
        </w:tc>
        <w:tc>
          <w:tcPr>
            <w:tcW w:w="3213" w:type="dxa"/>
          </w:tcPr>
          <w:p w14:paraId="6EF1AA58"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Total number of bytes to download the URL's content. Value is "0" if URL is unreachable.</w:t>
            </w:r>
          </w:p>
        </w:tc>
      </w:tr>
      <w:tr w:rsidR="001820A2" w:rsidRPr="00B74F65" w14:paraId="5D889AE5" w14:textId="77777777" w:rsidTr="00F04268">
        <w:tc>
          <w:tcPr>
            <w:tcW w:w="3072" w:type="dxa"/>
          </w:tcPr>
          <w:p w14:paraId="325C1AB7"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domain_rank</w:t>
            </w:r>
            <w:proofErr w:type="spellEnd"/>
          </w:p>
        </w:tc>
        <w:tc>
          <w:tcPr>
            <w:tcW w:w="2731" w:type="dxa"/>
          </w:tcPr>
          <w:p w14:paraId="1279B733"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integer</w:t>
            </w:r>
          </w:p>
        </w:tc>
        <w:tc>
          <w:tcPr>
            <w:tcW w:w="3213" w:type="dxa"/>
          </w:tcPr>
          <w:p w14:paraId="6275D566"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Estimated popularity rank of website globally. Value is "0" if the domain is unranked or has low traffic.</w:t>
            </w:r>
          </w:p>
        </w:tc>
      </w:tr>
      <w:tr w:rsidR="001820A2" w:rsidRPr="00B74F65" w14:paraId="43DB65F0" w14:textId="77777777" w:rsidTr="00F04268">
        <w:tc>
          <w:tcPr>
            <w:tcW w:w="3072" w:type="dxa"/>
          </w:tcPr>
          <w:p w14:paraId="5CAB3229"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dns_valid</w:t>
            </w:r>
            <w:proofErr w:type="spellEnd"/>
          </w:p>
        </w:tc>
        <w:tc>
          <w:tcPr>
            <w:tcW w:w="2731" w:type="dxa"/>
          </w:tcPr>
          <w:p w14:paraId="2EB0291C"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3725E553"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The domain of the URL has valid DNS records.</w:t>
            </w:r>
          </w:p>
        </w:tc>
      </w:tr>
      <w:tr w:rsidR="001820A2" w:rsidRPr="00B74F65" w14:paraId="3D338361" w14:textId="77777777" w:rsidTr="00F04268">
        <w:tc>
          <w:tcPr>
            <w:tcW w:w="3072" w:type="dxa"/>
          </w:tcPr>
          <w:p w14:paraId="52E27849"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suspicious</w:t>
            </w:r>
          </w:p>
        </w:tc>
        <w:tc>
          <w:tcPr>
            <w:tcW w:w="2731" w:type="dxa"/>
          </w:tcPr>
          <w:p w14:paraId="552D6907"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4A230995"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this URL suspected of being malicious or used for phishing or abuse? Use in conjunction with the "</w:t>
            </w:r>
            <w:proofErr w:type="spellStart"/>
            <w:r w:rsidRPr="00B74F65">
              <w:rPr>
                <w:rFonts w:cstheme="minorHAnsi"/>
                <w:color w:val="3B3B3B"/>
                <w:sz w:val="24"/>
                <w:szCs w:val="24"/>
                <w:shd w:val="clear" w:color="auto" w:fill="FFFFFF"/>
              </w:rPr>
              <w:t>risk_score</w:t>
            </w:r>
            <w:proofErr w:type="spellEnd"/>
            <w:r w:rsidRPr="00B74F65">
              <w:rPr>
                <w:rFonts w:cstheme="minorHAnsi"/>
                <w:color w:val="3B3B3B"/>
                <w:sz w:val="24"/>
                <w:szCs w:val="24"/>
                <w:shd w:val="clear" w:color="auto" w:fill="FFFFFF"/>
              </w:rPr>
              <w:t>" as a confidence level.</w:t>
            </w:r>
          </w:p>
        </w:tc>
      </w:tr>
      <w:tr w:rsidR="001820A2" w:rsidRPr="00B74F65" w14:paraId="112F30FB" w14:textId="77777777" w:rsidTr="00F04268">
        <w:tc>
          <w:tcPr>
            <w:tcW w:w="3072" w:type="dxa"/>
          </w:tcPr>
          <w:p w14:paraId="7C43E971"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phishing</w:t>
            </w:r>
          </w:p>
        </w:tc>
        <w:tc>
          <w:tcPr>
            <w:tcW w:w="2731" w:type="dxa"/>
          </w:tcPr>
          <w:p w14:paraId="545F7FA6"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6EB0D6D9"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this URL associated with malicious phishing behavior?</w:t>
            </w:r>
          </w:p>
        </w:tc>
      </w:tr>
      <w:tr w:rsidR="001820A2" w:rsidRPr="00B74F65" w14:paraId="32B08886" w14:textId="77777777" w:rsidTr="00F04268">
        <w:tc>
          <w:tcPr>
            <w:tcW w:w="3072" w:type="dxa"/>
          </w:tcPr>
          <w:p w14:paraId="5A76C142"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malware</w:t>
            </w:r>
          </w:p>
        </w:tc>
        <w:tc>
          <w:tcPr>
            <w:tcW w:w="2731" w:type="dxa"/>
          </w:tcPr>
          <w:p w14:paraId="18E0E409"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0698E5B2"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this URL associated with malware or viruses?</w:t>
            </w:r>
          </w:p>
        </w:tc>
      </w:tr>
      <w:tr w:rsidR="001820A2" w:rsidRPr="00B74F65" w14:paraId="291F89BB" w14:textId="77777777" w:rsidTr="00F04268">
        <w:tc>
          <w:tcPr>
            <w:tcW w:w="3072" w:type="dxa"/>
          </w:tcPr>
          <w:p w14:paraId="397252A0"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parking</w:t>
            </w:r>
          </w:p>
        </w:tc>
        <w:tc>
          <w:tcPr>
            <w:tcW w:w="2731" w:type="dxa"/>
          </w:tcPr>
          <w:p w14:paraId="71D884B6"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1A6829FD"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the domain of this URL currently parked with a for sale notice?</w:t>
            </w:r>
          </w:p>
        </w:tc>
      </w:tr>
      <w:tr w:rsidR="001820A2" w:rsidRPr="00B74F65" w14:paraId="2FF608AF" w14:textId="77777777" w:rsidTr="00F04268">
        <w:tc>
          <w:tcPr>
            <w:tcW w:w="3072" w:type="dxa"/>
          </w:tcPr>
          <w:p w14:paraId="39F394F7"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spamming</w:t>
            </w:r>
          </w:p>
        </w:tc>
        <w:tc>
          <w:tcPr>
            <w:tcW w:w="2731" w:type="dxa"/>
          </w:tcPr>
          <w:p w14:paraId="50A68CE3"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2077D368"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the domain of this URL associated with email SPAM or abusive email addresses?</w:t>
            </w:r>
          </w:p>
        </w:tc>
      </w:tr>
      <w:tr w:rsidR="001820A2" w:rsidRPr="00B74F65" w14:paraId="05DA44E1" w14:textId="77777777" w:rsidTr="00F04268">
        <w:tc>
          <w:tcPr>
            <w:tcW w:w="3072" w:type="dxa"/>
          </w:tcPr>
          <w:p w14:paraId="0CB7FB7E"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adult</w:t>
            </w:r>
          </w:p>
        </w:tc>
        <w:tc>
          <w:tcPr>
            <w:tcW w:w="2731" w:type="dxa"/>
          </w:tcPr>
          <w:p w14:paraId="0937C30E"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3B429EFE"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this URL or domain hosting dating or adult content?</w:t>
            </w:r>
          </w:p>
        </w:tc>
      </w:tr>
      <w:tr w:rsidR="001820A2" w:rsidRPr="00B74F65" w14:paraId="25AD3007" w14:textId="77777777" w:rsidTr="00F04268">
        <w:tc>
          <w:tcPr>
            <w:tcW w:w="3072" w:type="dxa"/>
          </w:tcPr>
          <w:p w14:paraId="21910D9C"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domain_age</w:t>
            </w:r>
            <w:proofErr w:type="spellEnd"/>
          </w:p>
        </w:tc>
        <w:tc>
          <w:tcPr>
            <w:tcW w:w="2731" w:type="dxa"/>
          </w:tcPr>
          <w:p w14:paraId="54C3D10B"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object</w:t>
            </w:r>
          </w:p>
        </w:tc>
        <w:tc>
          <w:tcPr>
            <w:tcW w:w="3213" w:type="dxa"/>
          </w:tcPr>
          <w:p w14:paraId="773775C0"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object contains human, timestamp, iso values</w:t>
            </w:r>
          </w:p>
        </w:tc>
      </w:tr>
      <w:tr w:rsidR="001820A2" w:rsidRPr="00B74F65" w14:paraId="69E256D3" w14:textId="77777777" w:rsidTr="00F04268">
        <w:tc>
          <w:tcPr>
            <w:tcW w:w="3072" w:type="dxa"/>
          </w:tcPr>
          <w:p w14:paraId="001837F7"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message</w:t>
            </w:r>
          </w:p>
        </w:tc>
        <w:tc>
          <w:tcPr>
            <w:tcW w:w="2731" w:type="dxa"/>
          </w:tcPr>
          <w:p w14:paraId="3C27B3C8"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string</w:t>
            </w:r>
          </w:p>
        </w:tc>
        <w:tc>
          <w:tcPr>
            <w:tcW w:w="3213" w:type="dxa"/>
          </w:tcPr>
          <w:p w14:paraId="5A28CA36"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A generic status message, either success or some form of an error notice.</w:t>
            </w:r>
          </w:p>
        </w:tc>
      </w:tr>
      <w:tr w:rsidR="001820A2" w:rsidRPr="00B74F65" w14:paraId="6D145FE5" w14:textId="77777777" w:rsidTr="00F04268">
        <w:tc>
          <w:tcPr>
            <w:tcW w:w="3072" w:type="dxa"/>
          </w:tcPr>
          <w:p w14:paraId="2B29DB5C"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success</w:t>
            </w:r>
          </w:p>
        </w:tc>
        <w:tc>
          <w:tcPr>
            <w:tcW w:w="2731" w:type="dxa"/>
          </w:tcPr>
          <w:p w14:paraId="7FD111D0"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12A55E03"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Was the request successful?</w:t>
            </w:r>
          </w:p>
        </w:tc>
      </w:tr>
      <w:tr w:rsidR="001820A2" w:rsidRPr="00B74F65" w14:paraId="796E3546" w14:textId="77777777" w:rsidTr="00F04268">
        <w:tc>
          <w:tcPr>
            <w:tcW w:w="3072" w:type="dxa"/>
          </w:tcPr>
          <w:p w14:paraId="41AFC6F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Errors</w:t>
            </w:r>
          </w:p>
        </w:tc>
        <w:tc>
          <w:tcPr>
            <w:tcW w:w="2731" w:type="dxa"/>
          </w:tcPr>
          <w:p w14:paraId="0F716F84"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array of strings</w:t>
            </w:r>
          </w:p>
        </w:tc>
        <w:tc>
          <w:tcPr>
            <w:tcW w:w="3213" w:type="dxa"/>
          </w:tcPr>
          <w:p w14:paraId="0DCFD6C0"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Array of errors which occurred while attempting to process this request.</w:t>
            </w:r>
          </w:p>
        </w:tc>
      </w:tr>
    </w:tbl>
    <w:p w14:paraId="13FEC11C" w14:textId="77777777" w:rsidR="001820A2" w:rsidRPr="00B74F65" w:rsidRDefault="001820A2" w:rsidP="001820A2">
      <w:pPr>
        <w:rPr>
          <w:rFonts w:cstheme="minorHAnsi"/>
          <w:color w:val="000000"/>
          <w:sz w:val="24"/>
          <w:szCs w:val="24"/>
        </w:rPr>
      </w:pPr>
    </w:p>
    <w:p w14:paraId="2F42FA42" w14:textId="77777777" w:rsidR="001820A2" w:rsidRPr="00B74F65" w:rsidRDefault="001820A2" w:rsidP="001820A2">
      <w:pPr>
        <w:rPr>
          <w:rFonts w:cstheme="minorHAnsi"/>
          <w:color w:val="000000"/>
          <w:sz w:val="24"/>
          <w:szCs w:val="24"/>
        </w:rPr>
      </w:pPr>
      <w:proofErr w:type="spellStart"/>
      <w:r w:rsidRPr="00B74F65">
        <w:rPr>
          <w:rFonts w:cstheme="minorHAnsi"/>
          <w:b/>
          <w:bCs/>
          <w:color w:val="000000"/>
          <w:sz w:val="24"/>
          <w:szCs w:val="24"/>
        </w:rPr>
        <w:t>ipqs.urlreputation.</w:t>
      </w:r>
      <w:r w:rsidRPr="00B74F65">
        <w:rPr>
          <w:rFonts w:cstheme="minorHAnsi"/>
          <w:b/>
          <w:bCs/>
          <w:sz w:val="24"/>
          <w:szCs w:val="24"/>
        </w:rPr>
        <w:t>results</w:t>
      </w:r>
      <w:r w:rsidRPr="00B74F65">
        <w:rPr>
          <w:rFonts w:cstheme="minorHAnsi"/>
          <w:b/>
          <w:bCs/>
          <w:color w:val="000000"/>
          <w:sz w:val="24"/>
          <w:szCs w:val="24"/>
        </w:rPr>
        <w:t>.data</w:t>
      </w:r>
      <w:proofErr w:type="spellEnd"/>
      <w:r w:rsidRPr="00B74F65">
        <w:rPr>
          <w:rFonts w:cstheme="minorHAnsi"/>
          <w:color w:val="000000"/>
          <w:sz w:val="24"/>
          <w:szCs w:val="24"/>
        </w:rPr>
        <w:t xml:space="preserve"> </w:t>
      </w:r>
      <w:r w:rsidRPr="00B74F65">
        <w:rPr>
          <w:rFonts w:cstheme="minorHAnsi"/>
          <w:sz w:val="24"/>
          <w:szCs w:val="24"/>
        </w:rPr>
        <w:t xml:space="preserve">, this output variable contains the JSON object containing the Processed Malicious URL data, that can be extracted using </w:t>
      </w:r>
      <w:proofErr w:type="spellStart"/>
      <w:r w:rsidRPr="00B74F65">
        <w:rPr>
          <w:rFonts w:cstheme="minorHAnsi"/>
          <w:sz w:val="24"/>
          <w:szCs w:val="24"/>
        </w:rPr>
        <w:t>JMESPath</w:t>
      </w:r>
      <w:proofErr w:type="spellEnd"/>
      <w:r w:rsidRPr="00B74F65">
        <w:rPr>
          <w:rFonts w:cstheme="minorHAnsi"/>
          <w:sz w:val="24"/>
          <w:szCs w:val="24"/>
        </w:rPr>
        <w:t xml:space="preserve"> App.</w:t>
      </w:r>
    </w:p>
    <w:tbl>
      <w:tblPr>
        <w:tblStyle w:val="TableGrid"/>
        <w:tblW w:w="0" w:type="auto"/>
        <w:tblLook w:val="04A0" w:firstRow="1" w:lastRow="0" w:firstColumn="1" w:lastColumn="0" w:noHBand="0" w:noVBand="1"/>
      </w:tblPr>
      <w:tblGrid>
        <w:gridCol w:w="3072"/>
        <w:gridCol w:w="2731"/>
        <w:gridCol w:w="3213"/>
      </w:tblGrid>
      <w:tr w:rsidR="001820A2" w:rsidRPr="00B74F65" w14:paraId="7D7C08E4" w14:textId="77777777" w:rsidTr="00F04268">
        <w:tc>
          <w:tcPr>
            <w:tcW w:w="3072" w:type="dxa"/>
            <w:shd w:val="clear" w:color="auto" w:fill="E7E6E6" w:themeFill="background2"/>
          </w:tcPr>
          <w:p w14:paraId="37877A76" w14:textId="77777777" w:rsidR="001820A2" w:rsidRPr="00B74F65" w:rsidRDefault="001820A2" w:rsidP="00F04268">
            <w:pPr>
              <w:rPr>
                <w:rFonts w:cstheme="minorHAnsi"/>
                <w:b/>
                <w:bCs/>
                <w:color w:val="000000"/>
                <w:sz w:val="24"/>
                <w:szCs w:val="24"/>
              </w:rPr>
            </w:pPr>
            <w:r w:rsidRPr="00B74F65">
              <w:rPr>
                <w:rFonts w:cstheme="minorHAnsi"/>
                <w:b/>
                <w:bCs/>
                <w:color w:val="000000" w:themeColor="text1"/>
                <w:sz w:val="24"/>
                <w:szCs w:val="24"/>
              </w:rPr>
              <w:t>Attribute Name</w:t>
            </w:r>
          </w:p>
        </w:tc>
        <w:tc>
          <w:tcPr>
            <w:tcW w:w="2731" w:type="dxa"/>
            <w:shd w:val="clear" w:color="auto" w:fill="E7E6E6" w:themeFill="background2"/>
          </w:tcPr>
          <w:p w14:paraId="6371DB74" w14:textId="77777777" w:rsidR="001820A2" w:rsidRPr="00B74F65" w:rsidRDefault="001820A2" w:rsidP="00F04268">
            <w:pPr>
              <w:rPr>
                <w:rFonts w:cstheme="minorHAnsi"/>
                <w:b/>
                <w:bCs/>
                <w:color w:val="000000" w:themeColor="text1"/>
                <w:sz w:val="24"/>
                <w:szCs w:val="24"/>
              </w:rPr>
            </w:pPr>
            <w:r w:rsidRPr="00B74F65">
              <w:rPr>
                <w:rFonts w:cstheme="minorHAnsi"/>
                <w:b/>
                <w:bCs/>
                <w:color w:val="000000" w:themeColor="text1"/>
                <w:sz w:val="24"/>
                <w:szCs w:val="24"/>
              </w:rPr>
              <w:t>Attribute Type</w:t>
            </w:r>
          </w:p>
        </w:tc>
        <w:tc>
          <w:tcPr>
            <w:tcW w:w="3213" w:type="dxa"/>
            <w:shd w:val="clear" w:color="auto" w:fill="E7E6E6" w:themeFill="background2"/>
          </w:tcPr>
          <w:p w14:paraId="21FCE222" w14:textId="77777777" w:rsidR="001820A2" w:rsidRPr="00B74F65" w:rsidRDefault="001820A2" w:rsidP="00F04268">
            <w:pPr>
              <w:rPr>
                <w:rFonts w:cstheme="minorHAnsi"/>
                <w:b/>
                <w:bCs/>
                <w:color w:val="000000"/>
                <w:sz w:val="24"/>
                <w:szCs w:val="24"/>
              </w:rPr>
            </w:pPr>
            <w:r w:rsidRPr="00B74F65">
              <w:rPr>
                <w:rFonts w:cstheme="minorHAnsi"/>
                <w:b/>
                <w:bCs/>
                <w:color w:val="000000" w:themeColor="text1"/>
                <w:sz w:val="24"/>
                <w:szCs w:val="24"/>
              </w:rPr>
              <w:t>Attribute Description</w:t>
            </w:r>
          </w:p>
        </w:tc>
      </w:tr>
      <w:tr w:rsidR="001820A2" w:rsidRPr="00B74F65" w14:paraId="572A9AC3" w14:textId="77777777" w:rsidTr="00F04268">
        <w:tc>
          <w:tcPr>
            <w:tcW w:w="3072" w:type="dxa"/>
          </w:tcPr>
          <w:p w14:paraId="1A6E0B2A"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lastRenderedPageBreak/>
              <w:t>IPQS_Reputation</w:t>
            </w:r>
            <w:proofErr w:type="spellEnd"/>
          </w:p>
        </w:tc>
        <w:tc>
          <w:tcPr>
            <w:tcW w:w="2731" w:type="dxa"/>
          </w:tcPr>
          <w:p w14:paraId="0AAF1950"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string</w:t>
            </w:r>
          </w:p>
        </w:tc>
        <w:tc>
          <w:tcPr>
            <w:tcW w:w="3213" w:type="dxa"/>
          </w:tcPr>
          <w:p w14:paraId="7A6AB760"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value provides the IP reputation based on Fraud Score.</w:t>
            </w:r>
          </w:p>
          <w:p w14:paraId="6B09C93F"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Possible Values are:</w:t>
            </w:r>
          </w:p>
          <w:p w14:paraId="717A5AF6" w14:textId="6A994B59" w:rsidR="001820A2" w:rsidRPr="00B74F65" w:rsidRDefault="00550FD0" w:rsidP="00A23CBB">
            <w:pPr>
              <w:pStyle w:val="ListParagraph"/>
              <w:numPr>
                <w:ilvl w:val="0"/>
                <w:numId w:val="8"/>
              </w:numPr>
              <w:spacing w:after="200" w:line="276" w:lineRule="auto"/>
              <w:rPr>
                <w:rFonts w:cstheme="minorHAnsi"/>
                <w:color w:val="3B3B3B"/>
                <w:sz w:val="24"/>
                <w:szCs w:val="24"/>
                <w:shd w:val="clear" w:color="auto" w:fill="FFFFFF"/>
              </w:rPr>
            </w:pPr>
            <w:r>
              <w:rPr>
                <w:rFonts w:cstheme="minorHAnsi"/>
                <w:color w:val="3B3B3B"/>
                <w:sz w:val="24"/>
                <w:szCs w:val="24"/>
                <w:shd w:val="clear" w:color="auto" w:fill="FFFFFF"/>
              </w:rPr>
              <w:t>Critical</w:t>
            </w:r>
          </w:p>
          <w:p w14:paraId="7E0090EA" w14:textId="3829811B" w:rsidR="001820A2" w:rsidRPr="00B74F65" w:rsidRDefault="001820A2" w:rsidP="00A23CBB">
            <w:pPr>
              <w:pStyle w:val="ListParagraph"/>
              <w:numPr>
                <w:ilvl w:val="0"/>
                <w:numId w:val="8"/>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H</w:t>
            </w:r>
            <w:r w:rsidR="00550FD0">
              <w:rPr>
                <w:rFonts w:cstheme="minorHAnsi"/>
                <w:color w:val="3B3B3B"/>
                <w:sz w:val="24"/>
                <w:szCs w:val="24"/>
                <w:shd w:val="clear" w:color="auto" w:fill="FFFFFF"/>
              </w:rPr>
              <w:t>igh</w:t>
            </w:r>
            <w:r w:rsidRPr="00B74F65">
              <w:rPr>
                <w:rFonts w:cstheme="minorHAnsi"/>
                <w:color w:val="3B3B3B"/>
                <w:sz w:val="24"/>
                <w:szCs w:val="24"/>
                <w:shd w:val="clear" w:color="auto" w:fill="FFFFFF"/>
              </w:rPr>
              <w:t xml:space="preserve"> R</w:t>
            </w:r>
            <w:r w:rsidR="00550FD0">
              <w:rPr>
                <w:rFonts w:cstheme="minorHAnsi"/>
                <w:color w:val="3B3B3B"/>
                <w:sz w:val="24"/>
                <w:szCs w:val="24"/>
                <w:shd w:val="clear" w:color="auto" w:fill="FFFFFF"/>
              </w:rPr>
              <w:t>isk</w:t>
            </w:r>
          </w:p>
          <w:p w14:paraId="76C46374" w14:textId="0783D3C4" w:rsidR="001820A2" w:rsidRPr="00B74F65" w:rsidRDefault="001820A2" w:rsidP="00A23CBB">
            <w:pPr>
              <w:pStyle w:val="ListParagraph"/>
              <w:numPr>
                <w:ilvl w:val="0"/>
                <w:numId w:val="8"/>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M</w:t>
            </w:r>
            <w:r w:rsidR="00550FD0">
              <w:rPr>
                <w:rFonts w:cstheme="minorHAnsi"/>
                <w:color w:val="3B3B3B"/>
                <w:sz w:val="24"/>
                <w:szCs w:val="24"/>
                <w:shd w:val="clear" w:color="auto" w:fill="FFFFFF"/>
              </w:rPr>
              <w:t>oderate</w:t>
            </w:r>
            <w:r w:rsidRPr="00B74F65">
              <w:rPr>
                <w:rFonts w:cstheme="minorHAnsi"/>
                <w:color w:val="3B3B3B"/>
                <w:sz w:val="24"/>
                <w:szCs w:val="24"/>
                <w:shd w:val="clear" w:color="auto" w:fill="FFFFFF"/>
              </w:rPr>
              <w:t xml:space="preserve"> </w:t>
            </w:r>
            <w:r w:rsidR="00550FD0" w:rsidRPr="00B74F65">
              <w:rPr>
                <w:rFonts w:cstheme="minorHAnsi"/>
                <w:color w:val="3B3B3B"/>
                <w:sz w:val="24"/>
                <w:szCs w:val="24"/>
                <w:shd w:val="clear" w:color="auto" w:fill="FFFFFF"/>
              </w:rPr>
              <w:t>R</w:t>
            </w:r>
            <w:r w:rsidR="00550FD0">
              <w:rPr>
                <w:rFonts w:cstheme="minorHAnsi"/>
                <w:color w:val="3B3B3B"/>
                <w:sz w:val="24"/>
                <w:szCs w:val="24"/>
                <w:shd w:val="clear" w:color="auto" w:fill="FFFFFF"/>
              </w:rPr>
              <w:t>isk</w:t>
            </w:r>
          </w:p>
          <w:p w14:paraId="6728627B" w14:textId="18CD6BD0" w:rsidR="001820A2" w:rsidRPr="00B74F65" w:rsidRDefault="00550FD0" w:rsidP="00A23CBB">
            <w:pPr>
              <w:pStyle w:val="ListParagraph"/>
              <w:numPr>
                <w:ilvl w:val="0"/>
                <w:numId w:val="8"/>
              </w:numPr>
              <w:spacing w:after="200" w:line="276" w:lineRule="auto"/>
              <w:rPr>
                <w:rFonts w:cstheme="minorHAnsi"/>
                <w:color w:val="3B3B3B"/>
                <w:sz w:val="24"/>
                <w:szCs w:val="24"/>
                <w:shd w:val="clear" w:color="auto" w:fill="FFFFFF"/>
              </w:rPr>
            </w:pPr>
            <w:r>
              <w:rPr>
                <w:rFonts w:cstheme="minorHAnsi"/>
                <w:color w:val="3B3B3B"/>
                <w:sz w:val="24"/>
                <w:szCs w:val="24"/>
                <w:shd w:val="clear" w:color="auto" w:fill="FFFFFF"/>
              </w:rPr>
              <w:t>Low</w:t>
            </w:r>
            <w:r w:rsidR="001820A2" w:rsidRPr="00B74F65">
              <w:rPr>
                <w:rFonts w:cstheme="minorHAnsi"/>
                <w:color w:val="3B3B3B"/>
                <w:sz w:val="24"/>
                <w:szCs w:val="24"/>
                <w:shd w:val="clear" w:color="auto" w:fill="FFFFFF"/>
              </w:rPr>
              <w:t xml:space="preserve"> </w:t>
            </w:r>
            <w:r w:rsidRPr="00B74F65">
              <w:rPr>
                <w:rFonts w:cstheme="minorHAnsi"/>
                <w:color w:val="3B3B3B"/>
                <w:sz w:val="24"/>
                <w:szCs w:val="24"/>
                <w:shd w:val="clear" w:color="auto" w:fill="FFFFFF"/>
              </w:rPr>
              <w:t>R</w:t>
            </w:r>
            <w:r>
              <w:rPr>
                <w:rFonts w:cstheme="minorHAnsi"/>
                <w:color w:val="3B3B3B"/>
                <w:sz w:val="24"/>
                <w:szCs w:val="24"/>
                <w:shd w:val="clear" w:color="auto" w:fill="FFFFFF"/>
              </w:rPr>
              <w:t>isk</w:t>
            </w:r>
          </w:p>
          <w:p w14:paraId="135706F1" w14:textId="2F11788C" w:rsidR="001820A2" w:rsidRPr="00B74F65" w:rsidRDefault="001820A2" w:rsidP="00A23CBB">
            <w:pPr>
              <w:pStyle w:val="ListParagraph"/>
              <w:numPr>
                <w:ilvl w:val="0"/>
                <w:numId w:val="8"/>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S</w:t>
            </w:r>
            <w:r w:rsidR="00550FD0">
              <w:rPr>
                <w:rFonts w:cstheme="minorHAnsi"/>
                <w:color w:val="3B3B3B"/>
                <w:sz w:val="24"/>
                <w:szCs w:val="24"/>
                <w:shd w:val="clear" w:color="auto" w:fill="FFFFFF"/>
              </w:rPr>
              <w:t>uspicious</w:t>
            </w:r>
          </w:p>
          <w:p w14:paraId="0CB20181" w14:textId="24C5C43F" w:rsidR="001820A2" w:rsidRPr="00B74F65" w:rsidRDefault="001820A2" w:rsidP="00A23CBB">
            <w:pPr>
              <w:pStyle w:val="ListParagraph"/>
              <w:numPr>
                <w:ilvl w:val="0"/>
                <w:numId w:val="8"/>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C</w:t>
            </w:r>
            <w:r w:rsidR="00550FD0">
              <w:rPr>
                <w:rFonts w:cstheme="minorHAnsi"/>
                <w:color w:val="3B3B3B"/>
                <w:sz w:val="24"/>
                <w:szCs w:val="24"/>
                <w:shd w:val="clear" w:color="auto" w:fill="FFFFFF"/>
              </w:rPr>
              <w:t>lean</w:t>
            </w:r>
          </w:p>
          <w:p w14:paraId="23F05CF3" w14:textId="77777777" w:rsidR="001820A2" w:rsidRPr="00B74F65" w:rsidRDefault="001820A2" w:rsidP="00F04268">
            <w:pPr>
              <w:rPr>
                <w:rFonts w:cstheme="minorHAnsi"/>
                <w:color w:val="3B3B3B"/>
                <w:sz w:val="24"/>
                <w:szCs w:val="24"/>
              </w:rPr>
            </w:pPr>
          </w:p>
        </w:tc>
      </w:tr>
      <w:tr w:rsidR="001820A2" w:rsidRPr="00B74F65" w14:paraId="549A26AB" w14:textId="77777777" w:rsidTr="00F04268">
        <w:tc>
          <w:tcPr>
            <w:tcW w:w="3072" w:type="dxa"/>
          </w:tcPr>
          <w:p w14:paraId="1880056E"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TC_Threat_Rating</w:t>
            </w:r>
            <w:proofErr w:type="spellEnd"/>
          </w:p>
        </w:tc>
        <w:tc>
          <w:tcPr>
            <w:tcW w:w="2731" w:type="dxa"/>
          </w:tcPr>
          <w:p w14:paraId="025D1798"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String</w:t>
            </w:r>
          </w:p>
        </w:tc>
        <w:tc>
          <w:tcPr>
            <w:tcW w:w="3213" w:type="dxa"/>
          </w:tcPr>
          <w:p w14:paraId="485ED266"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Value provides Threat Connect Threat Rating Information</w:t>
            </w:r>
          </w:p>
          <w:p w14:paraId="78BA6507"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Possible Values are:</w:t>
            </w:r>
          </w:p>
          <w:p w14:paraId="21C2A373" w14:textId="2ADB06FC" w:rsidR="001820A2" w:rsidRPr="00B74F65" w:rsidRDefault="001820A2" w:rsidP="00A23CBB">
            <w:pPr>
              <w:pStyle w:val="ListParagraph"/>
              <w:numPr>
                <w:ilvl w:val="0"/>
                <w:numId w:val="7"/>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C</w:t>
            </w:r>
            <w:r w:rsidR="00550FD0">
              <w:rPr>
                <w:rFonts w:cstheme="minorHAnsi"/>
                <w:color w:val="3B3B3B"/>
                <w:sz w:val="24"/>
                <w:szCs w:val="24"/>
                <w:shd w:val="clear" w:color="auto" w:fill="FFFFFF"/>
              </w:rPr>
              <w:t>ritical</w:t>
            </w:r>
            <w:r w:rsidRPr="00B74F65">
              <w:rPr>
                <w:rFonts w:cstheme="minorHAnsi"/>
                <w:color w:val="3B3B3B"/>
                <w:sz w:val="24"/>
                <w:szCs w:val="24"/>
                <w:shd w:val="clear" w:color="auto" w:fill="FFFFFF"/>
              </w:rPr>
              <w:t xml:space="preserve"> T</w:t>
            </w:r>
            <w:r w:rsidR="00550FD0">
              <w:rPr>
                <w:rFonts w:cstheme="minorHAnsi"/>
                <w:color w:val="3B3B3B"/>
                <w:sz w:val="24"/>
                <w:szCs w:val="24"/>
                <w:shd w:val="clear" w:color="auto" w:fill="FFFFFF"/>
              </w:rPr>
              <w:t>hreat</w:t>
            </w:r>
          </w:p>
          <w:p w14:paraId="43052774" w14:textId="2F4F368E" w:rsidR="001820A2" w:rsidRPr="00B74F65" w:rsidRDefault="001820A2" w:rsidP="00A23CBB">
            <w:pPr>
              <w:pStyle w:val="ListParagraph"/>
              <w:numPr>
                <w:ilvl w:val="0"/>
                <w:numId w:val="7"/>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H</w:t>
            </w:r>
            <w:r w:rsidR="00550FD0">
              <w:rPr>
                <w:rFonts w:cstheme="minorHAnsi"/>
                <w:color w:val="3B3B3B"/>
                <w:sz w:val="24"/>
                <w:szCs w:val="24"/>
                <w:shd w:val="clear" w:color="auto" w:fill="FFFFFF"/>
              </w:rPr>
              <w:t>igh</w:t>
            </w:r>
            <w:r w:rsidRPr="00B74F65">
              <w:rPr>
                <w:rFonts w:cstheme="minorHAnsi"/>
                <w:color w:val="3B3B3B"/>
                <w:sz w:val="24"/>
                <w:szCs w:val="24"/>
                <w:shd w:val="clear" w:color="auto" w:fill="FFFFFF"/>
              </w:rPr>
              <w:t xml:space="preserve"> T</w:t>
            </w:r>
            <w:r w:rsidR="00550FD0">
              <w:rPr>
                <w:rFonts w:cstheme="minorHAnsi"/>
                <w:color w:val="3B3B3B"/>
                <w:sz w:val="24"/>
                <w:szCs w:val="24"/>
                <w:shd w:val="clear" w:color="auto" w:fill="FFFFFF"/>
              </w:rPr>
              <w:t>hreat</w:t>
            </w:r>
          </w:p>
          <w:p w14:paraId="37C75B37" w14:textId="7D72C517" w:rsidR="001820A2" w:rsidRPr="00B74F65" w:rsidRDefault="001820A2" w:rsidP="00A23CBB">
            <w:pPr>
              <w:pStyle w:val="ListParagraph"/>
              <w:numPr>
                <w:ilvl w:val="0"/>
                <w:numId w:val="7"/>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M</w:t>
            </w:r>
            <w:r w:rsidR="00550FD0">
              <w:rPr>
                <w:rFonts w:cstheme="minorHAnsi"/>
                <w:color w:val="3B3B3B"/>
                <w:sz w:val="24"/>
                <w:szCs w:val="24"/>
                <w:shd w:val="clear" w:color="auto" w:fill="FFFFFF"/>
              </w:rPr>
              <w:t>oderate</w:t>
            </w:r>
            <w:r w:rsidRPr="00B74F65">
              <w:rPr>
                <w:rFonts w:cstheme="minorHAnsi"/>
                <w:color w:val="3B3B3B"/>
                <w:sz w:val="24"/>
                <w:szCs w:val="24"/>
                <w:shd w:val="clear" w:color="auto" w:fill="FFFFFF"/>
              </w:rPr>
              <w:t xml:space="preserve"> </w:t>
            </w:r>
            <w:r w:rsidR="00550FD0" w:rsidRPr="00B74F65">
              <w:rPr>
                <w:rFonts w:cstheme="minorHAnsi"/>
                <w:color w:val="3B3B3B"/>
                <w:sz w:val="24"/>
                <w:szCs w:val="24"/>
                <w:shd w:val="clear" w:color="auto" w:fill="FFFFFF"/>
              </w:rPr>
              <w:t>T</w:t>
            </w:r>
            <w:r w:rsidR="00550FD0">
              <w:rPr>
                <w:rFonts w:cstheme="minorHAnsi"/>
                <w:color w:val="3B3B3B"/>
                <w:sz w:val="24"/>
                <w:szCs w:val="24"/>
                <w:shd w:val="clear" w:color="auto" w:fill="FFFFFF"/>
              </w:rPr>
              <w:t>hreat</w:t>
            </w:r>
          </w:p>
          <w:p w14:paraId="76033128" w14:textId="6D7E565A" w:rsidR="001820A2" w:rsidRPr="00B74F65" w:rsidRDefault="001820A2" w:rsidP="00A23CBB">
            <w:pPr>
              <w:pStyle w:val="ListParagraph"/>
              <w:numPr>
                <w:ilvl w:val="0"/>
                <w:numId w:val="7"/>
              </w:numPr>
              <w:spacing w:after="200" w:line="276" w:lineRule="auto"/>
              <w:rPr>
                <w:rFonts w:cstheme="minorHAnsi"/>
                <w:color w:val="3B3B3B"/>
                <w:sz w:val="24"/>
                <w:szCs w:val="24"/>
                <w:shd w:val="clear" w:color="auto" w:fill="FFFFFF"/>
              </w:rPr>
            </w:pPr>
            <w:r w:rsidRPr="00B74F65">
              <w:rPr>
                <w:rFonts w:cstheme="minorHAnsi"/>
                <w:color w:val="3B3B3B"/>
                <w:sz w:val="24"/>
                <w:szCs w:val="24"/>
                <w:shd w:val="clear" w:color="auto" w:fill="FFFFFF"/>
              </w:rPr>
              <w:t>L</w:t>
            </w:r>
            <w:r w:rsidR="00550FD0">
              <w:rPr>
                <w:rFonts w:cstheme="minorHAnsi"/>
                <w:color w:val="3B3B3B"/>
                <w:sz w:val="24"/>
                <w:szCs w:val="24"/>
                <w:shd w:val="clear" w:color="auto" w:fill="FFFFFF"/>
              </w:rPr>
              <w:t>ow</w:t>
            </w:r>
            <w:r w:rsidRPr="00B74F65">
              <w:rPr>
                <w:rFonts w:cstheme="minorHAnsi"/>
                <w:color w:val="3B3B3B"/>
                <w:sz w:val="24"/>
                <w:szCs w:val="24"/>
                <w:shd w:val="clear" w:color="auto" w:fill="FFFFFF"/>
              </w:rPr>
              <w:t xml:space="preserve"> </w:t>
            </w:r>
            <w:r w:rsidR="00550FD0" w:rsidRPr="00B74F65">
              <w:rPr>
                <w:rFonts w:cstheme="minorHAnsi"/>
                <w:color w:val="3B3B3B"/>
                <w:sz w:val="24"/>
                <w:szCs w:val="24"/>
                <w:shd w:val="clear" w:color="auto" w:fill="FFFFFF"/>
              </w:rPr>
              <w:t>T</w:t>
            </w:r>
            <w:r w:rsidR="00550FD0">
              <w:rPr>
                <w:rFonts w:cstheme="minorHAnsi"/>
                <w:color w:val="3B3B3B"/>
                <w:sz w:val="24"/>
                <w:szCs w:val="24"/>
                <w:shd w:val="clear" w:color="auto" w:fill="FFFFFF"/>
              </w:rPr>
              <w:t>hreat</w:t>
            </w:r>
          </w:p>
          <w:p w14:paraId="7381C61C" w14:textId="5F9D1537" w:rsidR="001820A2" w:rsidRPr="00B74F65" w:rsidRDefault="00550FD0" w:rsidP="00A23CBB">
            <w:pPr>
              <w:pStyle w:val="ListParagraph"/>
              <w:numPr>
                <w:ilvl w:val="0"/>
                <w:numId w:val="7"/>
              </w:numPr>
              <w:spacing w:after="200" w:line="276" w:lineRule="auto"/>
              <w:rPr>
                <w:rFonts w:cstheme="minorHAnsi"/>
                <w:color w:val="3B3B3B"/>
                <w:sz w:val="24"/>
                <w:szCs w:val="24"/>
                <w:shd w:val="clear" w:color="auto" w:fill="FFFFFF"/>
              </w:rPr>
            </w:pPr>
            <w:r>
              <w:rPr>
                <w:rFonts w:cstheme="minorHAnsi"/>
                <w:color w:val="3B3B3B"/>
                <w:sz w:val="24"/>
                <w:szCs w:val="24"/>
                <w:shd w:val="clear" w:color="auto" w:fill="FFFFFF"/>
              </w:rPr>
              <w:t>Suspicious</w:t>
            </w:r>
          </w:p>
        </w:tc>
      </w:tr>
      <w:tr w:rsidR="001820A2" w:rsidRPr="00B74F65" w14:paraId="09413965" w14:textId="77777777" w:rsidTr="00F04268">
        <w:tc>
          <w:tcPr>
            <w:tcW w:w="3072" w:type="dxa"/>
          </w:tcPr>
          <w:p w14:paraId="38CA49C2"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4"/>
                <w:szCs w:val="24"/>
              </w:rPr>
            </w:pPr>
            <w:r w:rsidRPr="00B74F65">
              <w:rPr>
                <w:rFonts w:cstheme="minorHAnsi"/>
                <w:color w:val="3B3B3B"/>
                <w:sz w:val="24"/>
                <w:szCs w:val="24"/>
                <w:shd w:val="clear" w:color="auto" w:fill="FFFFFF"/>
              </w:rPr>
              <w:t>unsafe</w:t>
            </w:r>
          </w:p>
        </w:tc>
        <w:tc>
          <w:tcPr>
            <w:tcW w:w="2731" w:type="dxa"/>
          </w:tcPr>
          <w:p w14:paraId="437C76EF"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18EB9867" w14:textId="77777777" w:rsidR="001820A2" w:rsidRPr="00B74F65" w:rsidRDefault="001820A2" w:rsidP="00F04268">
            <w:pPr>
              <w:spacing w:after="300"/>
              <w:rPr>
                <w:rFonts w:cstheme="minorHAnsi"/>
                <w:color w:val="3B3B3B"/>
                <w:sz w:val="24"/>
                <w:szCs w:val="24"/>
              </w:rPr>
            </w:pPr>
            <w:r w:rsidRPr="00B74F65">
              <w:rPr>
                <w:rFonts w:cstheme="minorHAnsi"/>
                <w:color w:val="3B3B3B"/>
                <w:sz w:val="24"/>
                <w:szCs w:val="24"/>
              </w:rPr>
              <w:t>Is this domain suspected of being unsafe due to phishing, malware, spamming, or abusive behavior? View the confidence level by analyzing the "</w:t>
            </w:r>
            <w:proofErr w:type="spellStart"/>
            <w:r w:rsidRPr="00B74F65">
              <w:rPr>
                <w:rFonts w:cstheme="minorHAnsi"/>
                <w:color w:val="3B3B3B"/>
                <w:sz w:val="24"/>
                <w:szCs w:val="24"/>
              </w:rPr>
              <w:t>risk_score</w:t>
            </w:r>
            <w:proofErr w:type="spellEnd"/>
            <w:r w:rsidRPr="00B74F65">
              <w:rPr>
                <w:rFonts w:cstheme="minorHAnsi"/>
                <w:color w:val="3B3B3B"/>
                <w:sz w:val="24"/>
                <w:szCs w:val="24"/>
              </w:rPr>
              <w:t>"</w:t>
            </w:r>
          </w:p>
          <w:p w14:paraId="21425846" w14:textId="77777777" w:rsidR="001820A2" w:rsidRPr="00B74F65" w:rsidRDefault="001820A2" w:rsidP="00F04268">
            <w:pPr>
              <w:rPr>
                <w:rFonts w:cstheme="minorHAnsi"/>
                <w:color w:val="000000"/>
                <w:sz w:val="24"/>
                <w:szCs w:val="24"/>
              </w:rPr>
            </w:pPr>
          </w:p>
        </w:tc>
      </w:tr>
      <w:tr w:rsidR="001820A2" w:rsidRPr="00B74F65" w14:paraId="69352148" w14:textId="77777777" w:rsidTr="00F04268">
        <w:tc>
          <w:tcPr>
            <w:tcW w:w="3072" w:type="dxa"/>
          </w:tcPr>
          <w:p w14:paraId="26438181"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4"/>
                <w:szCs w:val="24"/>
              </w:rPr>
            </w:pPr>
            <w:r w:rsidRPr="00B74F65">
              <w:rPr>
                <w:rFonts w:cstheme="minorHAnsi"/>
                <w:color w:val="3B3B3B"/>
                <w:sz w:val="24"/>
                <w:szCs w:val="24"/>
                <w:shd w:val="clear" w:color="auto" w:fill="FFFFFF"/>
              </w:rPr>
              <w:t>domain</w:t>
            </w:r>
          </w:p>
        </w:tc>
        <w:tc>
          <w:tcPr>
            <w:tcW w:w="2731" w:type="dxa"/>
          </w:tcPr>
          <w:p w14:paraId="06CBF2FB" w14:textId="77777777" w:rsidR="001820A2" w:rsidRPr="00B74F65" w:rsidRDefault="001820A2" w:rsidP="00F04268">
            <w:pPr>
              <w:rPr>
                <w:rFonts w:cstheme="minorHAnsi"/>
                <w:color w:val="000000" w:themeColor="text1"/>
                <w:sz w:val="24"/>
                <w:szCs w:val="24"/>
              </w:rPr>
            </w:pPr>
            <w:proofErr w:type="spellStart"/>
            <w:r w:rsidRPr="00B74F65">
              <w:rPr>
                <w:rFonts w:cstheme="minorHAnsi"/>
                <w:color w:val="3B3B3B"/>
                <w:sz w:val="24"/>
                <w:szCs w:val="24"/>
                <w:shd w:val="clear" w:color="auto" w:fill="FFFFFF"/>
              </w:rPr>
              <w:t>boolean</w:t>
            </w:r>
            <w:proofErr w:type="spellEnd"/>
          </w:p>
        </w:tc>
        <w:tc>
          <w:tcPr>
            <w:tcW w:w="3213" w:type="dxa"/>
          </w:tcPr>
          <w:p w14:paraId="593534BD" w14:textId="77777777" w:rsidR="001820A2" w:rsidRPr="00B74F65" w:rsidRDefault="001820A2" w:rsidP="00F04268">
            <w:pPr>
              <w:rPr>
                <w:rFonts w:cstheme="minorHAnsi"/>
                <w:color w:val="000000"/>
                <w:sz w:val="24"/>
                <w:szCs w:val="24"/>
              </w:rPr>
            </w:pPr>
            <w:r w:rsidRPr="00B74F65">
              <w:rPr>
                <w:rFonts w:cstheme="minorHAnsi"/>
                <w:color w:val="3B3B3B"/>
                <w:sz w:val="24"/>
                <w:szCs w:val="24"/>
                <w:shd w:val="clear" w:color="auto" w:fill="FFFFFF"/>
              </w:rPr>
              <w:t xml:space="preserve">Domain name of the </w:t>
            </w:r>
            <w:proofErr w:type="gramStart"/>
            <w:r w:rsidRPr="00B74F65">
              <w:rPr>
                <w:rFonts w:cstheme="minorHAnsi"/>
                <w:color w:val="3B3B3B"/>
                <w:sz w:val="24"/>
                <w:szCs w:val="24"/>
                <w:shd w:val="clear" w:color="auto" w:fill="FFFFFF"/>
              </w:rPr>
              <w:t>final destination</w:t>
            </w:r>
            <w:proofErr w:type="gramEnd"/>
            <w:r w:rsidRPr="00B74F65">
              <w:rPr>
                <w:rFonts w:cstheme="minorHAnsi"/>
                <w:color w:val="3B3B3B"/>
                <w:sz w:val="24"/>
                <w:szCs w:val="24"/>
                <w:shd w:val="clear" w:color="auto" w:fill="FFFFFF"/>
              </w:rPr>
              <w:t xml:space="preserve"> URL of the scanned link, after following all redirects.</w:t>
            </w:r>
          </w:p>
        </w:tc>
      </w:tr>
      <w:tr w:rsidR="001820A2" w:rsidRPr="00B74F65" w14:paraId="7B06B9D9" w14:textId="77777777" w:rsidTr="00F04268">
        <w:tc>
          <w:tcPr>
            <w:tcW w:w="3072" w:type="dxa"/>
          </w:tcPr>
          <w:p w14:paraId="364AB334"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ip_address</w:t>
            </w:r>
            <w:proofErr w:type="spellEnd"/>
          </w:p>
        </w:tc>
        <w:tc>
          <w:tcPr>
            <w:tcW w:w="2731" w:type="dxa"/>
          </w:tcPr>
          <w:p w14:paraId="6AC9A8E1"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string</w:t>
            </w:r>
          </w:p>
        </w:tc>
        <w:tc>
          <w:tcPr>
            <w:tcW w:w="3213" w:type="dxa"/>
          </w:tcPr>
          <w:p w14:paraId="5560BB85"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The IP address corresponding to the server of the domain name.</w:t>
            </w:r>
          </w:p>
        </w:tc>
      </w:tr>
      <w:tr w:rsidR="001820A2" w:rsidRPr="00B74F65" w14:paraId="48AC0B6B" w14:textId="77777777" w:rsidTr="00F04268">
        <w:tc>
          <w:tcPr>
            <w:tcW w:w="3072" w:type="dxa"/>
          </w:tcPr>
          <w:p w14:paraId="4C14C68C"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server</w:t>
            </w:r>
          </w:p>
        </w:tc>
        <w:tc>
          <w:tcPr>
            <w:tcW w:w="2731" w:type="dxa"/>
          </w:tcPr>
          <w:p w14:paraId="5411C77E"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string</w:t>
            </w:r>
          </w:p>
        </w:tc>
        <w:tc>
          <w:tcPr>
            <w:tcW w:w="3213" w:type="dxa"/>
          </w:tcPr>
          <w:p w14:paraId="491F166C"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The server banner of the domain's IP address. For example: "</w:t>
            </w:r>
            <w:proofErr w:type="spellStart"/>
            <w:r w:rsidRPr="00B74F65">
              <w:rPr>
                <w:rFonts w:cstheme="minorHAnsi"/>
                <w:color w:val="3B3B3B"/>
                <w:sz w:val="24"/>
                <w:szCs w:val="24"/>
                <w:shd w:val="clear" w:color="auto" w:fill="FFFFFF"/>
              </w:rPr>
              <w:t>nginx</w:t>
            </w:r>
            <w:proofErr w:type="spellEnd"/>
            <w:r w:rsidRPr="00B74F65">
              <w:rPr>
                <w:rFonts w:cstheme="minorHAnsi"/>
                <w:color w:val="3B3B3B"/>
                <w:sz w:val="24"/>
                <w:szCs w:val="24"/>
                <w:shd w:val="clear" w:color="auto" w:fill="FFFFFF"/>
              </w:rPr>
              <w:t>/1.16.0". Value will be "N/A" if unavailable.</w:t>
            </w:r>
          </w:p>
        </w:tc>
      </w:tr>
      <w:tr w:rsidR="001820A2" w:rsidRPr="00B74F65" w14:paraId="5FEF859C" w14:textId="77777777" w:rsidTr="00F04268">
        <w:tc>
          <w:tcPr>
            <w:tcW w:w="3072" w:type="dxa"/>
          </w:tcPr>
          <w:p w14:paraId="0B3EEE14"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content_type</w:t>
            </w:r>
            <w:proofErr w:type="spellEnd"/>
          </w:p>
        </w:tc>
        <w:tc>
          <w:tcPr>
            <w:tcW w:w="2731" w:type="dxa"/>
          </w:tcPr>
          <w:p w14:paraId="08401F74"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string</w:t>
            </w:r>
          </w:p>
        </w:tc>
        <w:tc>
          <w:tcPr>
            <w:tcW w:w="3213" w:type="dxa"/>
          </w:tcPr>
          <w:p w14:paraId="1F0362BC"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 xml:space="preserve">MIME type of URL's content. For </w:t>
            </w:r>
            <w:proofErr w:type="gramStart"/>
            <w:r w:rsidRPr="00B74F65">
              <w:rPr>
                <w:rFonts w:cstheme="minorHAnsi"/>
                <w:color w:val="3B3B3B"/>
                <w:sz w:val="24"/>
                <w:szCs w:val="24"/>
                <w:shd w:val="clear" w:color="auto" w:fill="FFFFFF"/>
              </w:rPr>
              <w:t>example</w:t>
            </w:r>
            <w:proofErr w:type="gramEnd"/>
            <w:r w:rsidRPr="00B74F65">
              <w:rPr>
                <w:rFonts w:cstheme="minorHAnsi"/>
                <w:color w:val="3B3B3B"/>
                <w:sz w:val="24"/>
                <w:szCs w:val="24"/>
                <w:shd w:val="clear" w:color="auto" w:fill="FFFFFF"/>
              </w:rPr>
              <w:t xml:space="preserve"> "text/html; charset=UTF-8". Value will be "N/A" if unavailable.</w:t>
            </w:r>
          </w:p>
        </w:tc>
      </w:tr>
      <w:tr w:rsidR="001820A2" w:rsidRPr="00B74F65" w14:paraId="48A0DCD3" w14:textId="77777777" w:rsidTr="00F04268">
        <w:tc>
          <w:tcPr>
            <w:tcW w:w="3072" w:type="dxa"/>
          </w:tcPr>
          <w:p w14:paraId="02E59E2C"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lastRenderedPageBreak/>
              <w:t>risk_score</w:t>
            </w:r>
            <w:proofErr w:type="spellEnd"/>
          </w:p>
        </w:tc>
        <w:tc>
          <w:tcPr>
            <w:tcW w:w="2731" w:type="dxa"/>
          </w:tcPr>
          <w:p w14:paraId="3DF1B20F"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integer</w:t>
            </w:r>
          </w:p>
        </w:tc>
        <w:tc>
          <w:tcPr>
            <w:tcW w:w="3213" w:type="dxa"/>
          </w:tcPr>
          <w:p w14:paraId="7C48CC81" w14:textId="77777777" w:rsidR="001820A2" w:rsidRPr="00B74F65" w:rsidRDefault="001820A2" w:rsidP="00F04268">
            <w:pPr>
              <w:spacing w:after="300"/>
              <w:rPr>
                <w:rFonts w:cstheme="minorHAnsi"/>
                <w:color w:val="3B3B3B"/>
                <w:sz w:val="24"/>
                <w:szCs w:val="24"/>
              </w:rPr>
            </w:pPr>
            <w:r w:rsidRPr="00B74F65">
              <w:rPr>
                <w:rFonts w:cstheme="minorHAnsi"/>
                <w:color w:val="3B3B3B"/>
                <w:sz w:val="24"/>
                <w:szCs w:val="24"/>
              </w:rPr>
              <w:br/>
              <w:t>The IPQS risk score which estimates the confidence level for malicious URL detection. Risk Scores 85+ are high risk, while Risk Scores = 100 are confirmed as accurate</w:t>
            </w:r>
          </w:p>
          <w:p w14:paraId="0FDA66A7" w14:textId="77777777" w:rsidR="001820A2" w:rsidRPr="00B74F65" w:rsidRDefault="001820A2" w:rsidP="00F04268">
            <w:pPr>
              <w:rPr>
                <w:rFonts w:cstheme="minorHAnsi"/>
                <w:color w:val="3B3B3B"/>
                <w:sz w:val="24"/>
                <w:szCs w:val="24"/>
                <w:shd w:val="clear" w:color="auto" w:fill="FFFFFF"/>
              </w:rPr>
            </w:pPr>
          </w:p>
        </w:tc>
      </w:tr>
      <w:tr w:rsidR="001820A2" w:rsidRPr="00B74F65" w14:paraId="50A6C9C0" w14:textId="77777777" w:rsidTr="00F04268">
        <w:tc>
          <w:tcPr>
            <w:tcW w:w="3072" w:type="dxa"/>
          </w:tcPr>
          <w:p w14:paraId="5E44616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status_code</w:t>
            </w:r>
            <w:proofErr w:type="spellEnd"/>
          </w:p>
        </w:tc>
        <w:tc>
          <w:tcPr>
            <w:tcW w:w="2731" w:type="dxa"/>
          </w:tcPr>
          <w:p w14:paraId="005A2CC0"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integer</w:t>
            </w:r>
          </w:p>
        </w:tc>
        <w:tc>
          <w:tcPr>
            <w:tcW w:w="3213" w:type="dxa"/>
          </w:tcPr>
          <w:p w14:paraId="1E73844A"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HTTP Status Code of the URL's response. This value should be "200" for a valid website. Value is "0" if URL is unreachable.</w:t>
            </w:r>
          </w:p>
        </w:tc>
      </w:tr>
      <w:tr w:rsidR="001820A2" w:rsidRPr="00B74F65" w14:paraId="1148C2D4" w14:textId="77777777" w:rsidTr="00F04268">
        <w:tc>
          <w:tcPr>
            <w:tcW w:w="3072" w:type="dxa"/>
          </w:tcPr>
          <w:p w14:paraId="29969BD3"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page_size</w:t>
            </w:r>
            <w:proofErr w:type="spellEnd"/>
          </w:p>
        </w:tc>
        <w:tc>
          <w:tcPr>
            <w:tcW w:w="2731" w:type="dxa"/>
          </w:tcPr>
          <w:p w14:paraId="11E4B5A9"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integer</w:t>
            </w:r>
          </w:p>
        </w:tc>
        <w:tc>
          <w:tcPr>
            <w:tcW w:w="3213" w:type="dxa"/>
          </w:tcPr>
          <w:p w14:paraId="0E19DD3A"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Total number of bytes to download the URL's content. Value is "0" if URL is unreachable.</w:t>
            </w:r>
          </w:p>
        </w:tc>
      </w:tr>
      <w:tr w:rsidR="001820A2" w:rsidRPr="00B74F65" w14:paraId="6C6C3EC9" w14:textId="77777777" w:rsidTr="00F04268">
        <w:tc>
          <w:tcPr>
            <w:tcW w:w="3072" w:type="dxa"/>
          </w:tcPr>
          <w:p w14:paraId="2F6700CE"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domain_rank</w:t>
            </w:r>
            <w:proofErr w:type="spellEnd"/>
          </w:p>
        </w:tc>
        <w:tc>
          <w:tcPr>
            <w:tcW w:w="2731" w:type="dxa"/>
          </w:tcPr>
          <w:p w14:paraId="1D96A4BF"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integer</w:t>
            </w:r>
          </w:p>
        </w:tc>
        <w:tc>
          <w:tcPr>
            <w:tcW w:w="3213" w:type="dxa"/>
          </w:tcPr>
          <w:p w14:paraId="373AF8EC"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Estimated popularity rank of website globally. Value is "0" if the domain is unranked or has low traffic.</w:t>
            </w:r>
          </w:p>
        </w:tc>
      </w:tr>
      <w:tr w:rsidR="001820A2" w:rsidRPr="00B74F65" w14:paraId="4C75CBD6" w14:textId="77777777" w:rsidTr="00F04268">
        <w:tc>
          <w:tcPr>
            <w:tcW w:w="3072" w:type="dxa"/>
          </w:tcPr>
          <w:p w14:paraId="0FB1A90C"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dns_valid</w:t>
            </w:r>
            <w:proofErr w:type="spellEnd"/>
          </w:p>
        </w:tc>
        <w:tc>
          <w:tcPr>
            <w:tcW w:w="2731" w:type="dxa"/>
          </w:tcPr>
          <w:p w14:paraId="2DAEE6EF"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29DE33CB"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The domain of the URL has valid DNS records.</w:t>
            </w:r>
          </w:p>
        </w:tc>
      </w:tr>
      <w:tr w:rsidR="001820A2" w:rsidRPr="00B74F65" w14:paraId="1D484579" w14:textId="77777777" w:rsidTr="00F04268">
        <w:tc>
          <w:tcPr>
            <w:tcW w:w="3072" w:type="dxa"/>
          </w:tcPr>
          <w:p w14:paraId="5E19A975"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suspicious</w:t>
            </w:r>
          </w:p>
        </w:tc>
        <w:tc>
          <w:tcPr>
            <w:tcW w:w="2731" w:type="dxa"/>
          </w:tcPr>
          <w:p w14:paraId="1986C9BE"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62F64880"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this URL suspected of being malicious or used for phishing or abuse? Use in conjunction with the "</w:t>
            </w:r>
            <w:proofErr w:type="spellStart"/>
            <w:r w:rsidRPr="00B74F65">
              <w:rPr>
                <w:rFonts w:cstheme="minorHAnsi"/>
                <w:color w:val="3B3B3B"/>
                <w:sz w:val="24"/>
                <w:szCs w:val="24"/>
                <w:shd w:val="clear" w:color="auto" w:fill="FFFFFF"/>
              </w:rPr>
              <w:t>risk_score</w:t>
            </w:r>
            <w:proofErr w:type="spellEnd"/>
            <w:r w:rsidRPr="00B74F65">
              <w:rPr>
                <w:rFonts w:cstheme="minorHAnsi"/>
                <w:color w:val="3B3B3B"/>
                <w:sz w:val="24"/>
                <w:szCs w:val="24"/>
                <w:shd w:val="clear" w:color="auto" w:fill="FFFFFF"/>
              </w:rPr>
              <w:t>" as a confidence level.</w:t>
            </w:r>
          </w:p>
        </w:tc>
      </w:tr>
      <w:tr w:rsidR="001820A2" w:rsidRPr="00B74F65" w14:paraId="3F46E4A7" w14:textId="77777777" w:rsidTr="00F04268">
        <w:tc>
          <w:tcPr>
            <w:tcW w:w="3072" w:type="dxa"/>
          </w:tcPr>
          <w:p w14:paraId="789DE6CE"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phishing</w:t>
            </w:r>
          </w:p>
        </w:tc>
        <w:tc>
          <w:tcPr>
            <w:tcW w:w="2731" w:type="dxa"/>
          </w:tcPr>
          <w:p w14:paraId="5CAC6159"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5C1F7E8E"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this URL associated with malicious phishing behavior?</w:t>
            </w:r>
          </w:p>
        </w:tc>
      </w:tr>
      <w:tr w:rsidR="001820A2" w:rsidRPr="00B74F65" w14:paraId="3734F909" w14:textId="77777777" w:rsidTr="00F04268">
        <w:tc>
          <w:tcPr>
            <w:tcW w:w="3072" w:type="dxa"/>
          </w:tcPr>
          <w:p w14:paraId="1DBEB70F"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malware</w:t>
            </w:r>
          </w:p>
        </w:tc>
        <w:tc>
          <w:tcPr>
            <w:tcW w:w="2731" w:type="dxa"/>
          </w:tcPr>
          <w:p w14:paraId="38816C81"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582C513A"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this URL associated with malware or viruses?</w:t>
            </w:r>
          </w:p>
        </w:tc>
      </w:tr>
      <w:tr w:rsidR="001820A2" w:rsidRPr="00B74F65" w14:paraId="2F5E1175" w14:textId="77777777" w:rsidTr="00F04268">
        <w:tc>
          <w:tcPr>
            <w:tcW w:w="3072" w:type="dxa"/>
          </w:tcPr>
          <w:p w14:paraId="06429561"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parking</w:t>
            </w:r>
          </w:p>
        </w:tc>
        <w:tc>
          <w:tcPr>
            <w:tcW w:w="2731" w:type="dxa"/>
          </w:tcPr>
          <w:p w14:paraId="43696C2D"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3E67CE31"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the domain of this URL currently parked with a for sale notice?</w:t>
            </w:r>
          </w:p>
        </w:tc>
      </w:tr>
      <w:tr w:rsidR="001820A2" w:rsidRPr="00B74F65" w14:paraId="2BF9BCEE" w14:textId="77777777" w:rsidTr="00F04268">
        <w:tc>
          <w:tcPr>
            <w:tcW w:w="3072" w:type="dxa"/>
          </w:tcPr>
          <w:p w14:paraId="46D07F4F"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spamming</w:t>
            </w:r>
          </w:p>
        </w:tc>
        <w:tc>
          <w:tcPr>
            <w:tcW w:w="2731" w:type="dxa"/>
          </w:tcPr>
          <w:p w14:paraId="47B0D051"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65348C5D"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the domain of this URL associated with email SPAM or abusive email addresses?</w:t>
            </w:r>
          </w:p>
        </w:tc>
      </w:tr>
      <w:tr w:rsidR="001820A2" w:rsidRPr="00B74F65" w14:paraId="0A2D8A16" w14:textId="77777777" w:rsidTr="00F04268">
        <w:tc>
          <w:tcPr>
            <w:tcW w:w="3072" w:type="dxa"/>
          </w:tcPr>
          <w:p w14:paraId="26D1B494"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adult</w:t>
            </w:r>
          </w:p>
        </w:tc>
        <w:tc>
          <w:tcPr>
            <w:tcW w:w="2731" w:type="dxa"/>
          </w:tcPr>
          <w:p w14:paraId="56095B7E"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4007E6C9"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Is this URL or domain hosting dating or adult content?</w:t>
            </w:r>
          </w:p>
        </w:tc>
      </w:tr>
      <w:tr w:rsidR="001820A2" w:rsidRPr="00B74F65" w14:paraId="4746192D" w14:textId="77777777" w:rsidTr="00F04268">
        <w:tc>
          <w:tcPr>
            <w:tcW w:w="3072" w:type="dxa"/>
          </w:tcPr>
          <w:p w14:paraId="10171209"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domain_age</w:t>
            </w:r>
            <w:proofErr w:type="spellEnd"/>
          </w:p>
        </w:tc>
        <w:tc>
          <w:tcPr>
            <w:tcW w:w="2731" w:type="dxa"/>
          </w:tcPr>
          <w:p w14:paraId="601BA4E8"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object</w:t>
            </w:r>
          </w:p>
        </w:tc>
        <w:tc>
          <w:tcPr>
            <w:tcW w:w="3213" w:type="dxa"/>
          </w:tcPr>
          <w:p w14:paraId="1F92369E"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This object contains human, timestamp, iso values</w:t>
            </w:r>
          </w:p>
        </w:tc>
      </w:tr>
      <w:tr w:rsidR="001820A2" w:rsidRPr="00B74F65" w14:paraId="5C8CCE17" w14:textId="77777777" w:rsidTr="00F04268">
        <w:tc>
          <w:tcPr>
            <w:tcW w:w="3072" w:type="dxa"/>
          </w:tcPr>
          <w:p w14:paraId="67409BA7"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message</w:t>
            </w:r>
          </w:p>
        </w:tc>
        <w:tc>
          <w:tcPr>
            <w:tcW w:w="2731" w:type="dxa"/>
          </w:tcPr>
          <w:p w14:paraId="34A03A5F"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string</w:t>
            </w:r>
          </w:p>
        </w:tc>
        <w:tc>
          <w:tcPr>
            <w:tcW w:w="3213" w:type="dxa"/>
          </w:tcPr>
          <w:p w14:paraId="01EC2D26"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A generic status message, either success or some form of an error notice.</w:t>
            </w:r>
          </w:p>
        </w:tc>
      </w:tr>
      <w:tr w:rsidR="001820A2" w:rsidRPr="00B74F65" w14:paraId="31CD1EC6" w14:textId="77777777" w:rsidTr="00F04268">
        <w:tc>
          <w:tcPr>
            <w:tcW w:w="3072" w:type="dxa"/>
          </w:tcPr>
          <w:p w14:paraId="20CB268B"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t>success</w:t>
            </w:r>
          </w:p>
        </w:tc>
        <w:tc>
          <w:tcPr>
            <w:tcW w:w="2731" w:type="dxa"/>
          </w:tcPr>
          <w:p w14:paraId="2C927957" w14:textId="77777777" w:rsidR="001820A2" w:rsidRPr="00B74F65" w:rsidRDefault="001820A2" w:rsidP="00F04268">
            <w:pPr>
              <w:rPr>
                <w:rFonts w:cstheme="minorHAnsi"/>
                <w:color w:val="3B3B3B"/>
                <w:sz w:val="24"/>
                <w:szCs w:val="24"/>
                <w:shd w:val="clear" w:color="auto" w:fill="FFFFFF"/>
              </w:rPr>
            </w:pPr>
            <w:proofErr w:type="spellStart"/>
            <w:r w:rsidRPr="00B74F65">
              <w:rPr>
                <w:rFonts w:cstheme="minorHAnsi"/>
                <w:color w:val="3B3B3B"/>
                <w:sz w:val="24"/>
                <w:szCs w:val="24"/>
                <w:shd w:val="clear" w:color="auto" w:fill="FFFFFF"/>
              </w:rPr>
              <w:t>boolean</w:t>
            </w:r>
            <w:proofErr w:type="spellEnd"/>
          </w:p>
        </w:tc>
        <w:tc>
          <w:tcPr>
            <w:tcW w:w="3213" w:type="dxa"/>
          </w:tcPr>
          <w:p w14:paraId="0A45C617"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Was the request successful?</w:t>
            </w:r>
          </w:p>
        </w:tc>
      </w:tr>
      <w:tr w:rsidR="001820A2" w:rsidRPr="00B74F65" w14:paraId="70970677" w14:textId="77777777" w:rsidTr="00F04268">
        <w:tc>
          <w:tcPr>
            <w:tcW w:w="3072" w:type="dxa"/>
          </w:tcPr>
          <w:p w14:paraId="2522512C" w14:textId="77777777" w:rsidR="001820A2" w:rsidRPr="00B74F65" w:rsidRDefault="001820A2" w:rsidP="00F0426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B3B3B"/>
                <w:sz w:val="24"/>
                <w:szCs w:val="24"/>
                <w:shd w:val="clear" w:color="auto" w:fill="FFFFFF"/>
              </w:rPr>
            </w:pPr>
            <w:r w:rsidRPr="00B74F65">
              <w:rPr>
                <w:rFonts w:cstheme="minorHAnsi"/>
                <w:color w:val="3B3B3B"/>
                <w:sz w:val="24"/>
                <w:szCs w:val="24"/>
                <w:shd w:val="clear" w:color="auto" w:fill="FFFFFF"/>
              </w:rPr>
              <w:lastRenderedPageBreak/>
              <w:t>Errors</w:t>
            </w:r>
          </w:p>
        </w:tc>
        <w:tc>
          <w:tcPr>
            <w:tcW w:w="2731" w:type="dxa"/>
          </w:tcPr>
          <w:p w14:paraId="3090C426"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array of strings</w:t>
            </w:r>
          </w:p>
        </w:tc>
        <w:tc>
          <w:tcPr>
            <w:tcW w:w="3213" w:type="dxa"/>
          </w:tcPr>
          <w:p w14:paraId="3CC1C45D" w14:textId="77777777" w:rsidR="001820A2" w:rsidRPr="00B74F65" w:rsidRDefault="001820A2" w:rsidP="00F04268">
            <w:pPr>
              <w:rPr>
                <w:rFonts w:cstheme="minorHAnsi"/>
                <w:color w:val="3B3B3B"/>
                <w:sz w:val="24"/>
                <w:szCs w:val="24"/>
                <w:shd w:val="clear" w:color="auto" w:fill="FFFFFF"/>
              </w:rPr>
            </w:pPr>
            <w:r w:rsidRPr="00B74F65">
              <w:rPr>
                <w:rFonts w:cstheme="minorHAnsi"/>
                <w:color w:val="3B3B3B"/>
                <w:sz w:val="24"/>
                <w:szCs w:val="24"/>
                <w:shd w:val="clear" w:color="auto" w:fill="FFFFFF"/>
              </w:rPr>
              <w:t>Array of errors which occurred while attempting to process this request.</w:t>
            </w:r>
          </w:p>
        </w:tc>
      </w:tr>
    </w:tbl>
    <w:p w14:paraId="6CDFE589" w14:textId="77777777" w:rsidR="001820A2" w:rsidRDefault="001820A2" w:rsidP="001820A2"/>
    <w:p w14:paraId="42A02B71" w14:textId="7267E57F" w:rsidR="001820A2" w:rsidRDefault="001820A2" w:rsidP="001820A2">
      <w:pPr>
        <w:autoSpaceDE w:val="0"/>
        <w:autoSpaceDN w:val="0"/>
        <w:adjustRightInd w:val="0"/>
        <w:spacing w:after="0" w:line="240" w:lineRule="auto"/>
        <w:rPr>
          <w:rFonts w:ascii="Helvetica" w:hAnsi="Helvetica" w:cs="Helvetica"/>
          <w:sz w:val="20"/>
          <w:szCs w:val="20"/>
        </w:rPr>
      </w:pPr>
    </w:p>
    <w:p w14:paraId="16DC1C6B" w14:textId="77777777" w:rsidR="00D52C04" w:rsidRPr="001820A2" w:rsidRDefault="00D52C04" w:rsidP="001820A2">
      <w:pPr>
        <w:autoSpaceDE w:val="0"/>
        <w:autoSpaceDN w:val="0"/>
        <w:adjustRightInd w:val="0"/>
        <w:spacing w:after="0" w:line="240" w:lineRule="auto"/>
        <w:rPr>
          <w:rFonts w:ascii="Helvetica" w:hAnsi="Helvetica" w:cs="Helvetica"/>
          <w:sz w:val="20"/>
          <w:szCs w:val="20"/>
        </w:rPr>
      </w:pPr>
    </w:p>
    <w:p w14:paraId="4A7D028B" w14:textId="2CAA86C6" w:rsidR="007267BB" w:rsidRPr="00971CD2" w:rsidRDefault="001820A2" w:rsidP="00CD57B7">
      <w:pPr>
        <w:pStyle w:val="Heading1"/>
        <w:spacing w:before="480" w:line="276" w:lineRule="auto"/>
        <w:rPr>
          <w:rFonts w:ascii="Cambria" w:eastAsia="Cambria" w:hAnsi="Cambria" w:cs="Cambria"/>
          <w:b/>
          <w:bCs/>
          <w:color w:val="4472C4" w:themeColor="accent1"/>
          <w:lang w:val="en-IN"/>
        </w:rPr>
      </w:pPr>
      <w:bookmarkStart w:id="17" w:name="_Toc69328876"/>
      <w:bookmarkEnd w:id="14"/>
      <w:r w:rsidRPr="00971CD2">
        <w:rPr>
          <w:rFonts w:ascii="Cambria" w:eastAsia="Cambria" w:hAnsi="Cambria" w:cs="Cambria"/>
          <w:b/>
          <w:bCs/>
          <w:color w:val="4472C4" w:themeColor="accent1"/>
          <w:lang w:val="en-IN"/>
        </w:rPr>
        <w:t>4</w:t>
      </w:r>
      <w:r w:rsidR="00323FE9">
        <w:rPr>
          <w:rFonts w:ascii="Cambria" w:eastAsia="Cambria" w:hAnsi="Cambria" w:cs="Cambria"/>
          <w:b/>
          <w:bCs/>
          <w:color w:val="4472C4" w:themeColor="accent1"/>
          <w:lang w:val="en-IN"/>
        </w:rPr>
        <w:t>.</w:t>
      </w:r>
      <w:r w:rsidR="00B31FF2" w:rsidRPr="00971CD2">
        <w:rPr>
          <w:rFonts w:ascii="Cambria" w:eastAsia="Cambria" w:hAnsi="Cambria" w:cs="Cambria"/>
          <w:b/>
          <w:bCs/>
          <w:color w:val="4472C4" w:themeColor="accent1"/>
          <w:lang w:val="en-IN"/>
        </w:rPr>
        <w:t xml:space="preserve"> IPQualityScore Playbook Templates</w:t>
      </w:r>
      <w:bookmarkEnd w:id="17"/>
    </w:p>
    <w:p w14:paraId="376B9B14" w14:textId="2501174C" w:rsidR="00071C6F" w:rsidRPr="005F652B" w:rsidRDefault="00971CD2" w:rsidP="005F652B">
      <w:pPr>
        <w:pStyle w:val="Heading2"/>
        <w:rPr>
          <w:rFonts w:ascii="Cambria" w:eastAsia="Cambria" w:hAnsi="Cambria"/>
          <w:b/>
          <w:bCs/>
          <w:sz w:val="28"/>
          <w:szCs w:val="28"/>
        </w:rPr>
      </w:pPr>
      <w:bookmarkStart w:id="18" w:name="_Toc68537073"/>
      <w:bookmarkStart w:id="19" w:name="_Toc69328877"/>
      <w:r>
        <w:rPr>
          <w:rFonts w:ascii="Cambria" w:eastAsia="Cambria" w:hAnsi="Cambria"/>
          <w:b/>
          <w:bCs/>
          <w:sz w:val="28"/>
          <w:szCs w:val="28"/>
        </w:rPr>
        <w:t>4</w:t>
      </w:r>
      <w:r w:rsidR="00B31FF2">
        <w:rPr>
          <w:rFonts w:ascii="Cambria" w:eastAsia="Cambria" w:hAnsi="Cambria"/>
          <w:b/>
          <w:bCs/>
          <w:sz w:val="28"/>
          <w:szCs w:val="28"/>
        </w:rPr>
        <w:t>.1</w:t>
      </w:r>
      <w:r w:rsidR="00323FE9">
        <w:rPr>
          <w:rFonts w:ascii="Cambria" w:eastAsia="Cambria" w:hAnsi="Cambria"/>
          <w:b/>
          <w:bCs/>
          <w:sz w:val="28"/>
          <w:szCs w:val="28"/>
        </w:rPr>
        <w:t>.</w:t>
      </w:r>
      <w:r w:rsidR="00FF59BC" w:rsidRPr="005F652B">
        <w:rPr>
          <w:rFonts w:ascii="Cambria" w:eastAsia="Cambria" w:hAnsi="Cambria"/>
          <w:b/>
          <w:bCs/>
          <w:sz w:val="28"/>
          <w:szCs w:val="28"/>
        </w:rPr>
        <w:t xml:space="preserve"> </w:t>
      </w:r>
      <w:r w:rsidR="00B5799B" w:rsidRPr="005F652B">
        <w:rPr>
          <w:rFonts w:ascii="Cambria" w:eastAsia="Cambria" w:hAnsi="Cambria"/>
          <w:b/>
          <w:bCs/>
          <w:sz w:val="28"/>
          <w:szCs w:val="28"/>
        </w:rPr>
        <w:t>IPQualityS</w:t>
      </w:r>
      <w:r w:rsidR="00935CE4" w:rsidRPr="005F652B">
        <w:rPr>
          <w:rFonts w:ascii="Cambria" w:eastAsia="Cambria" w:hAnsi="Cambria"/>
          <w:b/>
          <w:bCs/>
          <w:sz w:val="28"/>
          <w:szCs w:val="28"/>
        </w:rPr>
        <w:t>core</w:t>
      </w:r>
      <w:r w:rsidR="004270F7" w:rsidRPr="005F652B">
        <w:rPr>
          <w:rFonts w:ascii="Cambria" w:eastAsia="Cambria" w:hAnsi="Cambria"/>
          <w:b/>
          <w:bCs/>
          <w:sz w:val="28"/>
          <w:szCs w:val="28"/>
        </w:rPr>
        <w:t xml:space="preserve"> Playbook Templates</w:t>
      </w:r>
      <w:bookmarkEnd w:id="18"/>
      <w:r w:rsidR="007D32E7" w:rsidRPr="005F652B">
        <w:rPr>
          <w:rFonts w:ascii="Cambria" w:eastAsia="Cambria" w:hAnsi="Cambria"/>
          <w:b/>
          <w:bCs/>
          <w:sz w:val="28"/>
          <w:szCs w:val="28"/>
        </w:rPr>
        <w:t xml:space="preserve"> Installation</w:t>
      </w:r>
      <w:bookmarkEnd w:id="19"/>
    </w:p>
    <w:p w14:paraId="43870328" w14:textId="6134A1C0" w:rsidR="007D32E7" w:rsidRDefault="00C0224A" w:rsidP="00071C6F">
      <w:pPr>
        <w:pStyle w:val="ListParagraph"/>
        <w:ind w:left="0"/>
        <w:rPr>
          <w:rFonts w:cstheme="minorHAnsi"/>
          <w:sz w:val="24"/>
          <w:szCs w:val="24"/>
        </w:rPr>
      </w:pPr>
      <w:r w:rsidRPr="00071C6F">
        <w:rPr>
          <w:rFonts w:cstheme="minorHAnsi"/>
          <w:b/>
          <w:bCs/>
          <w:sz w:val="24"/>
          <w:szCs w:val="24"/>
        </w:rPr>
        <w:t>IPQualityScore</w:t>
      </w:r>
      <w:r w:rsidRPr="00A80083">
        <w:rPr>
          <w:rFonts w:cstheme="minorHAnsi"/>
          <w:sz w:val="24"/>
          <w:szCs w:val="24"/>
        </w:rPr>
        <w:t xml:space="preserve"> provides three Playbook Templates</w:t>
      </w:r>
      <w:r w:rsidR="0002625C">
        <w:rPr>
          <w:rFonts w:cstheme="minorHAnsi"/>
          <w:sz w:val="24"/>
          <w:szCs w:val="24"/>
        </w:rPr>
        <w:t xml:space="preserve"> </w:t>
      </w:r>
      <w:r w:rsidR="0002625C" w:rsidRPr="0002625C">
        <w:rPr>
          <w:rFonts w:cstheme="minorHAnsi"/>
          <w:b/>
          <w:bCs/>
          <w:sz w:val="24"/>
          <w:szCs w:val="24"/>
        </w:rPr>
        <w:t xml:space="preserve">IPQualityScore IP Address Reputation Playbook </w:t>
      </w:r>
      <w:proofErr w:type="spellStart"/>
      <w:r w:rsidR="0002625C" w:rsidRPr="0002625C">
        <w:rPr>
          <w:rFonts w:cstheme="minorHAnsi"/>
          <w:b/>
          <w:bCs/>
          <w:sz w:val="24"/>
          <w:szCs w:val="24"/>
        </w:rPr>
        <w:t>Template.pbx</w:t>
      </w:r>
      <w:proofErr w:type="spellEnd"/>
      <w:r w:rsidR="0002625C">
        <w:rPr>
          <w:rFonts w:cstheme="minorHAnsi"/>
          <w:sz w:val="24"/>
          <w:szCs w:val="24"/>
        </w:rPr>
        <w:t xml:space="preserve">, </w:t>
      </w:r>
      <w:proofErr w:type="spellStart"/>
      <w:r w:rsidR="0002625C" w:rsidRPr="0002625C">
        <w:rPr>
          <w:rFonts w:cstheme="minorHAnsi"/>
          <w:b/>
          <w:bCs/>
          <w:sz w:val="24"/>
          <w:szCs w:val="24"/>
        </w:rPr>
        <w:t>IPQualityScore</w:t>
      </w:r>
      <w:proofErr w:type="spellEnd"/>
      <w:r w:rsidR="0002625C" w:rsidRPr="0002625C">
        <w:rPr>
          <w:rFonts w:cstheme="minorHAnsi"/>
          <w:b/>
          <w:bCs/>
          <w:sz w:val="24"/>
          <w:szCs w:val="24"/>
        </w:rPr>
        <w:t xml:space="preserve"> Email Reputation Playbook </w:t>
      </w:r>
      <w:proofErr w:type="spellStart"/>
      <w:r w:rsidR="0002625C" w:rsidRPr="0002625C">
        <w:rPr>
          <w:rFonts w:cstheme="minorHAnsi"/>
          <w:b/>
          <w:bCs/>
          <w:sz w:val="24"/>
          <w:szCs w:val="24"/>
        </w:rPr>
        <w:t>Template.pbx</w:t>
      </w:r>
      <w:proofErr w:type="spellEnd"/>
      <w:r w:rsidR="0002625C">
        <w:rPr>
          <w:rFonts w:cstheme="minorHAnsi"/>
          <w:sz w:val="24"/>
          <w:szCs w:val="24"/>
        </w:rPr>
        <w:t xml:space="preserve"> and </w:t>
      </w:r>
      <w:proofErr w:type="spellStart"/>
      <w:r w:rsidR="0002625C" w:rsidRPr="0002625C">
        <w:rPr>
          <w:rFonts w:cstheme="minorHAnsi"/>
          <w:b/>
          <w:bCs/>
          <w:sz w:val="24"/>
          <w:szCs w:val="24"/>
        </w:rPr>
        <w:t>IPQualityScore</w:t>
      </w:r>
      <w:proofErr w:type="spellEnd"/>
      <w:r w:rsidR="0002625C" w:rsidRPr="0002625C">
        <w:rPr>
          <w:rFonts w:cstheme="minorHAnsi"/>
          <w:b/>
          <w:bCs/>
          <w:sz w:val="24"/>
          <w:szCs w:val="24"/>
        </w:rPr>
        <w:t xml:space="preserve"> URL Reputation Playbook </w:t>
      </w:r>
      <w:proofErr w:type="spellStart"/>
      <w:r w:rsidR="0002625C" w:rsidRPr="0002625C">
        <w:rPr>
          <w:rFonts w:cstheme="minorHAnsi"/>
          <w:b/>
          <w:bCs/>
          <w:sz w:val="24"/>
          <w:szCs w:val="24"/>
        </w:rPr>
        <w:t>Template.pbx</w:t>
      </w:r>
      <w:proofErr w:type="spellEnd"/>
      <w:r w:rsidR="0002625C" w:rsidRPr="0002625C">
        <w:rPr>
          <w:rFonts w:cstheme="minorHAnsi"/>
          <w:sz w:val="24"/>
          <w:szCs w:val="24"/>
        </w:rPr>
        <w:t xml:space="preserve"> </w:t>
      </w:r>
      <w:r w:rsidR="007D32E7">
        <w:rPr>
          <w:rFonts w:cstheme="minorHAnsi"/>
          <w:sz w:val="24"/>
          <w:szCs w:val="24"/>
        </w:rPr>
        <w:t xml:space="preserve"> which </w:t>
      </w:r>
      <w:r w:rsidR="007D32E7">
        <w:rPr>
          <w:sz w:val="24"/>
          <w:szCs w:val="24"/>
        </w:rPr>
        <w:t xml:space="preserve">are </w:t>
      </w:r>
      <w:r w:rsidR="007D32E7">
        <w:rPr>
          <w:color w:val="302D2D"/>
          <w:sz w:val="24"/>
          <w:szCs w:val="24"/>
        </w:rPr>
        <w:t>available on GitHub</w:t>
      </w:r>
      <w:r w:rsidR="000E59C3">
        <w:rPr>
          <w:color w:val="302D2D"/>
          <w:sz w:val="24"/>
          <w:szCs w:val="24"/>
        </w:rPr>
        <w:t xml:space="preserve"> at: </w:t>
      </w:r>
      <w:hyperlink r:id="rId12" w:history="1">
        <w:r w:rsidR="000E59C3" w:rsidRPr="0002625C">
          <w:rPr>
            <w:rStyle w:val="Hyperlink"/>
            <w:sz w:val="24"/>
            <w:szCs w:val="24"/>
          </w:rPr>
          <w:t>GitHub Link</w:t>
        </w:r>
      </w:hyperlink>
      <w:r w:rsidR="007D32E7">
        <w:rPr>
          <w:color w:val="302D2D"/>
          <w:sz w:val="24"/>
          <w:szCs w:val="24"/>
        </w:rPr>
        <w:t>. These templates provide a basic understanding on how to use the IPQualityScore Enrichment App in the playbooks.</w:t>
      </w:r>
    </w:p>
    <w:p w14:paraId="2D90F2E5" w14:textId="77777777" w:rsidR="007D32E7" w:rsidRDefault="007D32E7" w:rsidP="00071C6F">
      <w:pPr>
        <w:pStyle w:val="ListParagraph"/>
        <w:ind w:left="0"/>
        <w:rPr>
          <w:color w:val="302D2D"/>
          <w:sz w:val="24"/>
          <w:szCs w:val="24"/>
        </w:rPr>
      </w:pPr>
    </w:p>
    <w:p w14:paraId="2CC2FB1B" w14:textId="2C89DA84" w:rsidR="007D32E7" w:rsidRDefault="007D32E7" w:rsidP="00071C6F">
      <w:pPr>
        <w:pStyle w:val="ListParagraph"/>
        <w:ind w:left="0"/>
        <w:rPr>
          <w:rFonts w:cstheme="minorHAnsi"/>
          <w:sz w:val="24"/>
          <w:szCs w:val="24"/>
        </w:rPr>
      </w:pPr>
      <w:r>
        <w:rPr>
          <w:rFonts w:cstheme="minorHAnsi"/>
          <w:sz w:val="24"/>
          <w:szCs w:val="24"/>
        </w:rPr>
        <w:t xml:space="preserve">To install these Playbook Templates, go to the Playbooks tab within the ThreatConnect Platform. Select New &gt; Import and locate the </w:t>
      </w:r>
      <w:r w:rsidR="001C502C">
        <w:rPr>
          <w:rFonts w:cstheme="minorHAnsi"/>
          <w:sz w:val="24"/>
          <w:szCs w:val="24"/>
        </w:rPr>
        <w:t>.</w:t>
      </w:r>
      <w:proofErr w:type="spellStart"/>
      <w:r w:rsidR="001C502C">
        <w:rPr>
          <w:rFonts w:cstheme="minorHAnsi"/>
          <w:sz w:val="24"/>
          <w:szCs w:val="24"/>
        </w:rPr>
        <w:t>pbx</w:t>
      </w:r>
      <w:proofErr w:type="spellEnd"/>
      <w:r w:rsidR="001C502C">
        <w:rPr>
          <w:rFonts w:cstheme="minorHAnsi"/>
          <w:sz w:val="24"/>
          <w:szCs w:val="24"/>
        </w:rPr>
        <w:t xml:space="preserve"> </w:t>
      </w:r>
      <w:r>
        <w:rPr>
          <w:rFonts w:cstheme="minorHAnsi"/>
          <w:sz w:val="24"/>
          <w:szCs w:val="24"/>
        </w:rPr>
        <w:t>file you wish to add to your ThreatConnect Platform. Follow the on-screen instructions to complete the Playbook Template import.</w:t>
      </w:r>
    </w:p>
    <w:p w14:paraId="730B391C" w14:textId="109AE2A8" w:rsidR="007D32E7" w:rsidRDefault="007D32E7" w:rsidP="007D32E7">
      <w:pPr>
        <w:pStyle w:val="ListParagraph"/>
        <w:rPr>
          <w:rFonts w:cstheme="minorHAnsi"/>
          <w:sz w:val="24"/>
          <w:szCs w:val="24"/>
        </w:rPr>
      </w:pPr>
    </w:p>
    <w:p w14:paraId="47210B43" w14:textId="35E78F62" w:rsidR="00B31FF2" w:rsidRDefault="00971CD2" w:rsidP="00B31FF2">
      <w:pPr>
        <w:pStyle w:val="Heading2"/>
        <w:rPr>
          <w:rFonts w:ascii="Cambria" w:eastAsia="Cambria" w:hAnsi="Cambria"/>
          <w:b/>
          <w:bCs/>
          <w:sz w:val="28"/>
          <w:szCs w:val="28"/>
        </w:rPr>
      </w:pPr>
      <w:bookmarkStart w:id="20" w:name="_Toc69328878"/>
      <w:r>
        <w:rPr>
          <w:rFonts w:ascii="Cambria" w:eastAsia="Cambria" w:hAnsi="Cambria"/>
          <w:b/>
          <w:bCs/>
          <w:sz w:val="28"/>
          <w:szCs w:val="28"/>
        </w:rPr>
        <w:t>4</w:t>
      </w:r>
      <w:r w:rsidR="00B31FF2">
        <w:rPr>
          <w:rFonts w:ascii="Cambria" w:eastAsia="Cambria" w:hAnsi="Cambria"/>
          <w:b/>
          <w:bCs/>
          <w:sz w:val="28"/>
          <w:szCs w:val="28"/>
        </w:rPr>
        <w:t>.2</w:t>
      </w:r>
      <w:r w:rsidR="00323FE9">
        <w:rPr>
          <w:rFonts w:ascii="Cambria" w:eastAsia="Cambria" w:hAnsi="Cambria"/>
          <w:b/>
          <w:bCs/>
          <w:sz w:val="28"/>
          <w:szCs w:val="28"/>
        </w:rPr>
        <w:t>.</w:t>
      </w:r>
      <w:r w:rsidR="00B31FF2" w:rsidRPr="005F652B">
        <w:rPr>
          <w:rFonts w:ascii="Cambria" w:eastAsia="Cambria" w:hAnsi="Cambria"/>
          <w:b/>
          <w:bCs/>
          <w:sz w:val="28"/>
          <w:szCs w:val="28"/>
        </w:rPr>
        <w:t xml:space="preserve"> IPQualityScore API Key Variable Set Up</w:t>
      </w:r>
      <w:bookmarkEnd w:id="20"/>
    </w:p>
    <w:p w14:paraId="533A8F44" w14:textId="7C51CDF3" w:rsidR="00B31FF2" w:rsidRPr="00B31FF2" w:rsidRDefault="00B31FF2" w:rsidP="00B31FF2">
      <w:pPr>
        <w:rPr>
          <w:sz w:val="24"/>
          <w:szCs w:val="24"/>
        </w:rPr>
      </w:pPr>
      <w:r w:rsidRPr="00B31FF2">
        <w:rPr>
          <w:b/>
          <w:bCs/>
          <w:sz w:val="24"/>
          <w:szCs w:val="24"/>
        </w:rPr>
        <w:t>Note</w:t>
      </w:r>
      <w:r>
        <w:rPr>
          <w:sz w:val="24"/>
          <w:szCs w:val="24"/>
        </w:rPr>
        <w:t>: This step is required, if not Playbook Template</w:t>
      </w:r>
      <w:r w:rsidR="00C73171">
        <w:rPr>
          <w:sz w:val="24"/>
          <w:szCs w:val="24"/>
        </w:rPr>
        <w:t>s</w:t>
      </w:r>
      <w:r>
        <w:rPr>
          <w:sz w:val="24"/>
          <w:szCs w:val="24"/>
        </w:rPr>
        <w:t xml:space="preserve"> will not work as expected. If you want to skip this step, you need to provide IPQualityScore API Key in each of the Playbook Template.</w:t>
      </w:r>
    </w:p>
    <w:p w14:paraId="59B9F72F" w14:textId="77777777" w:rsidR="00B31FF2" w:rsidRDefault="00B31FF2" w:rsidP="00A23CBB">
      <w:pPr>
        <w:pStyle w:val="ListParagraph"/>
        <w:numPr>
          <w:ilvl w:val="0"/>
          <w:numId w:val="10"/>
        </w:numPr>
        <w:rPr>
          <w:rFonts w:cstheme="minorHAnsi"/>
          <w:sz w:val="24"/>
          <w:szCs w:val="24"/>
        </w:rPr>
      </w:pPr>
      <w:r w:rsidRPr="00936CFB">
        <w:rPr>
          <w:rFonts w:cstheme="minorHAnsi"/>
          <w:sz w:val="24"/>
          <w:szCs w:val="24"/>
        </w:rPr>
        <w:t>Click on the settings (gear icon) in the top right corner in the ThreatConnect platform to select Org Settings and then Variables.</w:t>
      </w:r>
    </w:p>
    <w:p w14:paraId="4E4CAADA" w14:textId="77777777" w:rsidR="00B31FF2" w:rsidRPr="00936CFB" w:rsidRDefault="00B31FF2" w:rsidP="00B31FF2">
      <w:pPr>
        <w:pStyle w:val="ListParagraph"/>
        <w:rPr>
          <w:rFonts w:cstheme="minorHAnsi"/>
          <w:sz w:val="24"/>
          <w:szCs w:val="24"/>
        </w:rPr>
      </w:pPr>
      <w:r>
        <w:rPr>
          <w:noProof/>
        </w:rPr>
        <w:drawing>
          <wp:inline distT="0" distB="0" distL="0" distR="0" wp14:anchorId="08FD3A21" wp14:editId="75ABBE34">
            <wp:extent cx="5731510" cy="545465"/>
            <wp:effectExtent l="0" t="0" r="2540" b="6985"/>
            <wp:docPr id="1687446841" name="Picture 10"/>
            <wp:cNvGraphicFramePr/>
            <a:graphic xmlns:a="http://schemas.openxmlformats.org/drawingml/2006/main">
              <a:graphicData uri="http://schemas.openxmlformats.org/drawingml/2006/picture">
                <pic:pic xmlns:pic="http://schemas.openxmlformats.org/drawingml/2006/picture">
                  <pic:nvPicPr>
                    <pic:cNvPr id="1687446841"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45465"/>
                    </a:xfrm>
                    <a:prstGeom prst="rect">
                      <a:avLst/>
                    </a:prstGeom>
                  </pic:spPr>
                </pic:pic>
              </a:graphicData>
            </a:graphic>
          </wp:inline>
        </w:drawing>
      </w:r>
    </w:p>
    <w:p w14:paraId="6E4352CC" w14:textId="77777777" w:rsidR="00B31FF2" w:rsidRPr="00936CFB" w:rsidRDefault="00B31FF2" w:rsidP="00A23CBB">
      <w:pPr>
        <w:pStyle w:val="ListParagraph"/>
        <w:numPr>
          <w:ilvl w:val="0"/>
          <w:numId w:val="10"/>
        </w:numPr>
        <w:rPr>
          <w:rFonts w:cstheme="minorHAnsi"/>
          <w:sz w:val="24"/>
          <w:szCs w:val="24"/>
        </w:rPr>
      </w:pPr>
      <w:r w:rsidRPr="00936CFB">
        <w:rPr>
          <w:rFonts w:cstheme="minorHAnsi"/>
          <w:sz w:val="24"/>
          <w:szCs w:val="24"/>
        </w:rPr>
        <w:t>Go to Variables.</w:t>
      </w:r>
    </w:p>
    <w:p w14:paraId="27CC41A4" w14:textId="77777777" w:rsidR="00B31FF2" w:rsidRPr="00A80083" w:rsidRDefault="00B31FF2" w:rsidP="00A23CBB">
      <w:pPr>
        <w:pStyle w:val="ListParagraph"/>
        <w:numPr>
          <w:ilvl w:val="0"/>
          <w:numId w:val="12"/>
        </w:numPr>
        <w:rPr>
          <w:rFonts w:cstheme="minorHAnsi"/>
          <w:sz w:val="24"/>
          <w:szCs w:val="24"/>
        </w:rPr>
      </w:pPr>
      <w:r w:rsidRPr="00A80083">
        <w:rPr>
          <w:rFonts w:cstheme="minorHAnsi"/>
          <w:sz w:val="24"/>
          <w:szCs w:val="24"/>
        </w:rPr>
        <w:t>Click on New Variable</w:t>
      </w:r>
    </w:p>
    <w:p w14:paraId="61FEE8D9" w14:textId="77777777" w:rsidR="00B31FF2" w:rsidRPr="00A80083" w:rsidRDefault="00B31FF2" w:rsidP="00A23CBB">
      <w:pPr>
        <w:pStyle w:val="ListParagraph"/>
        <w:numPr>
          <w:ilvl w:val="0"/>
          <w:numId w:val="12"/>
        </w:numPr>
        <w:rPr>
          <w:rFonts w:cstheme="minorHAnsi"/>
          <w:sz w:val="24"/>
          <w:szCs w:val="24"/>
        </w:rPr>
      </w:pPr>
      <w:r w:rsidRPr="00A80083">
        <w:rPr>
          <w:rFonts w:cstheme="minorHAnsi"/>
          <w:sz w:val="24"/>
          <w:szCs w:val="24"/>
        </w:rPr>
        <w:t>Type = KEYCHAIN</w:t>
      </w:r>
    </w:p>
    <w:p w14:paraId="0B37B67C" w14:textId="77777777" w:rsidR="00B31FF2" w:rsidRPr="00A80083" w:rsidRDefault="00B31FF2" w:rsidP="00A23CBB">
      <w:pPr>
        <w:pStyle w:val="ListParagraph"/>
        <w:numPr>
          <w:ilvl w:val="0"/>
          <w:numId w:val="12"/>
        </w:numPr>
        <w:rPr>
          <w:rFonts w:cstheme="minorHAnsi"/>
          <w:sz w:val="24"/>
          <w:szCs w:val="24"/>
        </w:rPr>
      </w:pPr>
      <w:r w:rsidRPr="00A80083">
        <w:rPr>
          <w:rFonts w:cstheme="minorHAnsi"/>
          <w:sz w:val="24"/>
          <w:szCs w:val="24"/>
        </w:rPr>
        <w:t>Name = IPQualityScore API Key</w:t>
      </w:r>
    </w:p>
    <w:p w14:paraId="73606ADE" w14:textId="77777777" w:rsidR="00B31FF2" w:rsidRPr="00A80083" w:rsidRDefault="00B31FF2" w:rsidP="00A23CBB">
      <w:pPr>
        <w:pStyle w:val="ListParagraph"/>
        <w:numPr>
          <w:ilvl w:val="0"/>
          <w:numId w:val="12"/>
        </w:numPr>
        <w:rPr>
          <w:rFonts w:cstheme="minorHAnsi"/>
          <w:sz w:val="24"/>
          <w:szCs w:val="24"/>
        </w:rPr>
      </w:pPr>
      <w:r w:rsidRPr="00A80083">
        <w:rPr>
          <w:rFonts w:cstheme="minorHAnsi"/>
          <w:sz w:val="24"/>
          <w:szCs w:val="24"/>
        </w:rPr>
        <w:t>Value = API Key provided by IPQualityScore</w:t>
      </w:r>
    </w:p>
    <w:p w14:paraId="54F0ACDA" w14:textId="77777777" w:rsidR="00B31FF2" w:rsidRPr="00A80083" w:rsidRDefault="00B31FF2" w:rsidP="00A23CBB">
      <w:pPr>
        <w:pStyle w:val="ListParagraph"/>
        <w:numPr>
          <w:ilvl w:val="0"/>
          <w:numId w:val="12"/>
        </w:numPr>
        <w:rPr>
          <w:rFonts w:cstheme="minorHAnsi"/>
          <w:sz w:val="24"/>
          <w:szCs w:val="24"/>
        </w:rPr>
      </w:pPr>
      <w:r w:rsidRPr="00A80083">
        <w:rPr>
          <w:rFonts w:cstheme="minorHAnsi"/>
          <w:sz w:val="24"/>
          <w:szCs w:val="24"/>
        </w:rPr>
        <w:t>Click on Save.</w:t>
      </w:r>
    </w:p>
    <w:p w14:paraId="3023F7BF" w14:textId="77777777" w:rsidR="00B31FF2" w:rsidRDefault="00B31FF2" w:rsidP="00B31FF2">
      <w:pPr>
        <w:pStyle w:val="ListParagraph"/>
      </w:pPr>
    </w:p>
    <w:p w14:paraId="6EE417FA" w14:textId="77777777" w:rsidR="00B31FF2" w:rsidRDefault="00B31FF2" w:rsidP="00B31FF2">
      <w:pPr>
        <w:pStyle w:val="ListParagraph"/>
      </w:pPr>
      <w:r>
        <w:rPr>
          <w:noProof/>
        </w:rPr>
        <w:drawing>
          <wp:inline distT="0" distB="0" distL="0" distR="0" wp14:anchorId="58ACD643" wp14:editId="79A4AE77">
            <wp:extent cx="5731510" cy="5753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75310"/>
                    </a:xfrm>
                    <a:prstGeom prst="rect">
                      <a:avLst/>
                    </a:prstGeom>
                  </pic:spPr>
                </pic:pic>
              </a:graphicData>
            </a:graphic>
          </wp:inline>
        </w:drawing>
      </w:r>
    </w:p>
    <w:p w14:paraId="3F78B780" w14:textId="77777777" w:rsidR="00B31FF2" w:rsidRDefault="00B31FF2" w:rsidP="00B31FF2">
      <w:pPr>
        <w:pStyle w:val="ListParagraph"/>
      </w:pPr>
    </w:p>
    <w:p w14:paraId="15246FB6" w14:textId="77777777" w:rsidR="00B31FF2" w:rsidRDefault="00B31FF2" w:rsidP="00B31FF2">
      <w:pPr>
        <w:pStyle w:val="ListParagraph"/>
      </w:pPr>
      <w:r>
        <w:rPr>
          <w:noProof/>
        </w:rPr>
        <w:lastRenderedPageBreak/>
        <w:drawing>
          <wp:inline distT="0" distB="0" distL="0" distR="0" wp14:anchorId="3DC5FB2C" wp14:editId="6F41AF35">
            <wp:extent cx="3702050" cy="1936750"/>
            <wp:effectExtent l="0" t="0" r="0" b="6350"/>
            <wp:docPr id="29" name="Picture 2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eam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02050" cy="1936750"/>
                    </a:xfrm>
                    <a:prstGeom prst="rect">
                      <a:avLst/>
                    </a:prstGeom>
                  </pic:spPr>
                </pic:pic>
              </a:graphicData>
            </a:graphic>
          </wp:inline>
        </w:drawing>
      </w:r>
    </w:p>
    <w:p w14:paraId="31DE5429" w14:textId="77777777" w:rsidR="00B31FF2" w:rsidRDefault="00B31FF2" w:rsidP="00B31FF2">
      <w:pPr>
        <w:pStyle w:val="ListParagraph"/>
      </w:pPr>
    </w:p>
    <w:p w14:paraId="394F87D4" w14:textId="0F74751A" w:rsidR="00B31FF2" w:rsidRPr="005F652B" w:rsidRDefault="00971CD2" w:rsidP="00B31FF2">
      <w:pPr>
        <w:pStyle w:val="Heading2"/>
        <w:rPr>
          <w:rFonts w:ascii="Cambria" w:eastAsia="Cambria" w:hAnsi="Cambria"/>
          <w:b/>
          <w:bCs/>
          <w:sz w:val="28"/>
          <w:szCs w:val="28"/>
        </w:rPr>
      </w:pPr>
      <w:bookmarkStart w:id="21" w:name="_Toc69328879"/>
      <w:r>
        <w:rPr>
          <w:rFonts w:ascii="Cambria" w:eastAsia="Cambria" w:hAnsi="Cambria"/>
          <w:b/>
          <w:bCs/>
          <w:sz w:val="28"/>
          <w:szCs w:val="28"/>
        </w:rPr>
        <w:t>4</w:t>
      </w:r>
      <w:r w:rsidR="00B31FF2">
        <w:rPr>
          <w:rFonts w:ascii="Cambria" w:eastAsia="Cambria" w:hAnsi="Cambria"/>
          <w:b/>
          <w:bCs/>
          <w:sz w:val="28"/>
          <w:szCs w:val="28"/>
        </w:rPr>
        <w:t>.3</w:t>
      </w:r>
      <w:r w:rsidR="00323FE9">
        <w:rPr>
          <w:rFonts w:ascii="Cambria" w:eastAsia="Cambria" w:hAnsi="Cambria"/>
          <w:b/>
          <w:bCs/>
          <w:sz w:val="28"/>
          <w:szCs w:val="28"/>
        </w:rPr>
        <w:t>.</w:t>
      </w:r>
      <w:r w:rsidR="00B31FF2" w:rsidRPr="005F652B">
        <w:rPr>
          <w:rFonts w:ascii="Cambria" w:eastAsia="Cambria" w:hAnsi="Cambria"/>
          <w:b/>
          <w:bCs/>
          <w:sz w:val="28"/>
          <w:szCs w:val="28"/>
        </w:rPr>
        <w:t xml:space="preserve"> IPQualityScore Custom Attributes</w:t>
      </w:r>
      <w:r w:rsidR="00B31FF2">
        <w:rPr>
          <w:rFonts w:ascii="Cambria" w:eastAsia="Cambria" w:hAnsi="Cambria"/>
          <w:b/>
          <w:bCs/>
          <w:sz w:val="28"/>
          <w:szCs w:val="28"/>
        </w:rPr>
        <w:t xml:space="preserve"> Set Up</w:t>
      </w:r>
      <w:bookmarkEnd w:id="21"/>
    </w:p>
    <w:p w14:paraId="0D67E689" w14:textId="55FD1674" w:rsidR="00B31FF2" w:rsidRPr="00B31FF2" w:rsidRDefault="00B31FF2" w:rsidP="00B31FF2">
      <w:pPr>
        <w:rPr>
          <w:sz w:val="24"/>
          <w:szCs w:val="24"/>
        </w:rPr>
      </w:pPr>
      <w:r w:rsidRPr="00B31FF2">
        <w:rPr>
          <w:b/>
          <w:bCs/>
          <w:sz w:val="24"/>
          <w:szCs w:val="24"/>
        </w:rPr>
        <w:t>Note</w:t>
      </w:r>
      <w:r>
        <w:rPr>
          <w:sz w:val="24"/>
          <w:szCs w:val="24"/>
        </w:rPr>
        <w:t>: This step is required, if not Playbook Templates will not work as expected.</w:t>
      </w:r>
    </w:p>
    <w:p w14:paraId="3B1AAF2D" w14:textId="371A86D0" w:rsidR="00B31FF2" w:rsidRPr="00A80083" w:rsidRDefault="00B31FF2" w:rsidP="00B31FF2">
      <w:pPr>
        <w:rPr>
          <w:rFonts w:cstheme="minorHAnsi"/>
          <w:sz w:val="24"/>
          <w:szCs w:val="24"/>
        </w:rPr>
      </w:pPr>
      <w:r w:rsidRPr="00A80083">
        <w:rPr>
          <w:rFonts w:cstheme="minorHAnsi"/>
          <w:sz w:val="24"/>
          <w:szCs w:val="24"/>
        </w:rPr>
        <w:t xml:space="preserve">You can find the </w:t>
      </w:r>
      <w:proofErr w:type="spellStart"/>
      <w:r w:rsidRPr="00A80083">
        <w:rPr>
          <w:rFonts w:cstheme="minorHAnsi"/>
          <w:b/>
          <w:bCs/>
          <w:sz w:val="24"/>
          <w:szCs w:val="24"/>
        </w:rPr>
        <w:t>IPQualityScore_Attributes.json</w:t>
      </w:r>
      <w:proofErr w:type="spellEnd"/>
      <w:r w:rsidRPr="00A80083">
        <w:rPr>
          <w:rFonts w:cstheme="minorHAnsi"/>
          <w:sz w:val="24"/>
          <w:szCs w:val="24"/>
        </w:rPr>
        <w:t xml:space="preserve"> file </w:t>
      </w:r>
      <w:r w:rsidRPr="00A80083">
        <w:rPr>
          <w:rFonts w:cstheme="minorHAnsi"/>
          <w:color w:val="302D2D"/>
          <w:sz w:val="24"/>
          <w:szCs w:val="24"/>
        </w:rPr>
        <w:t>available on GitHub</w:t>
      </w:r>
      <w:r w:rsidR="0002625C">
        <w:rPr>
          <w:rFonts w:cstheme="minorHAnsi"/>
          <w:color w:val="302D2D"/>
          <w:sz w:val="24"/>
          <w:szCs w:val="24"/>
        </w:rPr>
        <w:t xml:space="preserve"> at:</w:t>
      </w:r>
      <w:r w:rsidR="0002625C" w:rsidRPr="0002625C">
        <w:rPr>
          <w:color w:val="302D2D"/>
          <w:sz w:val="24"/>
          <w:szCs w:val="24"/>
        </w:rPr>
        <w:t xml:space="preserve"> </w:t>
      </w:r>
      <w:hyperlink r:id="rId16" w:history="1">
        <w:r w:rsidR="0002625C" w:rsidRPr="0002625C">
          <w:rPr>
            <w:rStyle w:val="Hyperlink"/>
            <w:sz w:val="24"/>
            <w:szCs w:val="24"/>
          </w:rPr>
          <w:t>GitHub Link</w:t>
        </w:r>
      </w:hyperlink>
      <w:r w:rsidR="0002625C">
        <w:rPr>
          <w:color w:val="302D2D"/>
          <w:sz w:val="24"/>
          <w:szCs w:val="24"/>
        </w:rPr>
        <w:t>.</w:t>
      </w:r>
      <w:r w:rsidRPr="00A80083">
        <w:rPr>
          <w:rFonts w:cstheme="minorHAnsi"/>
          <w:color w:val="302D2D"/>
          <w:sz w:val="24"/>
          <w:szCs w:val="24"/>
        </w:rPr>
        <w:t>, please download it.</w:t>
      </w:r>
    </w:p>
    <w:p w14:paraId="09BF1F0D" w14:textId="77777777" w:rsidR="00B31FF2" w:rsidRDefault="00B31FF2" w:rsidP="00B31FF2">
      <w:pPr>
        <w:rPr>
          <w:rFonts w:cstheme="minorHAnsi"/>
          <w:sz w:val="24"/>
          <w:szCs w:val="24"/>
        </w:rPr>
      </w:pPr>
      <w:r w:rsidRPr="00936CFB">
        <w:rPr>
          <w:rFonts w:cstheme="minorHAnsi"/>
          <w:b/>
          <w:bCs/>
          <w:sz w:val="24"/>
          <w:szCs w:val="24"/>
        </w:rPr>
        <w:t>Step 1:</w:t>
      </w:r>
      <w:r>
        <w:rPr>
          <w:rFonts w:cstheme="minorHAnsi"/>
          <w:sz w:val="24"/>
          <w:szCs w:val="24"/>
        </w:rPr>
        <w:t xml:space="preserve"> </w:t>
      </w:r>
      <w:r w:rsidRPr="00936CFB">
        <w:rPr>
          <w:rFonts w:cstheme="minorHAnsi"/>
          <w:sz w:val="24"/>
          <w:szCs w:val="24"/>
        </w:rPr>
        <w:t>Click on the settings (gear icon) in the top right to get to your Org Config page as shown below.</w:t>
      </w:r>
    </w:p>
    <w:p w14:paraId="0416F710" w14:textId="77777777" w:rsidR="00B31FF2" w:rsidRPr="00936CFB" w:rsidRDefault="00B31FF2" w:rsidP="00B31FF2">
      <w:pPr>
        <w:rPr>
          <w:rFonts w:cstheme="minorHAnsi"/>
          <w:sz w:val="24"/>
          <w:szCs w:val="24"/>
        </w:rPr>
      </w:pPr>
      <w:r>
        <w:rPr>
          <w:noProof/>
        </w:rPr>
        <w:drawing>
          <wp:inline distT="0" distB="0" distL="0" distR="0" wp14:anchorId="45EB777E" wp14:editId="755404B2">
            <wp:extent cx="5251450" cy="2178050"/>
            <wp:effectExtent l="0" t="0" r="6350" b="0"/>
            <wp:docPr id="1226000570" name="Picture 2"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226000570" name="Picture 2" descr="A screenshot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51450" cy="2178050"/>
                    </a:xfrm>
                    <a:prstGeom prst="rect">
                      <a:avLst/>
                    </a:prstGeom>
                  </pic:spPr>
                </pic:pic>
              </a:graphicData>
            </a:graphic>
          </wp:inline>
        </w:drawing>
      </w:r>
    </w:p>
    <w:p w14:paraId="0010E347" w14:textId="77777777" w:rsidR="00B31FF2" w:rsidRDefault="00B31FF2" w:rsidP="00B31FF2">
      <w:pPr>
        <w:pStyle w:val="ListParagraph"/>
        <w:ind w:left="1080"/>
      </w:pPr>
    </w:p>
    <w:p w14:paraId="22EBD2B1" w14:textId="77777777" w:rsidR="00B31FF2" w:rsidRDefault="00B31FF2" w:rsidP="00B31FF2">
      <w:pPr>
        <w:pStyle w:val="ListParagraph"/>
        <w:ind w:left="1080"/>
      </w:pPr>
    </w:p>
    <w:p w14:paraId="4BFE971C" w14:textId="77777777" w:rsidR="00B31FF2" w:rsidRPr="00306386" w:rsidRDefault="00B31FF2" w:rsidP="00B31FF2">
      <w:pPr>
        <w:pStyle w:val="ListParagraph"/>
        <w:ind w:left="1080"/>
      </w:pPr>
    </w:p>
    <w:p w14:paraId="00F7E73D" w14:textId="77777777" w:rsidR="00B31FF2" w:rsidRDefault="00B31FF2" w:rsidP="00B31FF2">
      <w:pPr>
        <w:rPr>
          <w:rFonts w:cstheme="minorHAnsi"/>
          <w:sz w:val="24"/>
          <w:szCs w:val="24"/>
        </w:rPr>
      </w:pPr>
      <w:r w:rsidRPr="00936CFB">
        <w:rPr>
          <w:rFonts w:cstheme="minorHAnsi"/>
          <w:b/>
          <w:bCs/>
          <w:sz w:val="24"/>
          <w:szCs w:val="24"/>
        </w:rPr>
        <w:t>Step 2</w:t>
      </w:r>
      <w:r w:rsidRPr="00936CFB">
        <w:rPr>
          <w:rFonts w:cstheme="minorHAnsi"/>
          <w:sz w:val="24"/>
          <w:szCs w:val="24"/>
        </w:rPr>
        <w:t>:  Click on the Upload button as shown below.</w:t>
      </w:r>
    </w:p>
    <w:p w14:paraId="416ECF60" w14:textId="77777777" w:rsidR="00B31FF2" w:rsidRPr="00936CFB" w:rsidRDefault="00B31FF2" w:rsidP="00B31FF2">
      <w:pPr>
        <w:rPr>
          <w:rFonts w:cstheme="minorHAnsi"/>
          <w:sz w:val="24"/>
          <w:szCs w:val="24"/>
        </w:rPr>
      </w:pPr>
      <w:r>
        <w:rPr>
          <w:noProof/>
        </w:rPr>
        <w:drawing>
          <wp:inline distT="0" distB="0" distL="0" distR="0" wp14:anchorId="33451E65" wp14:editId="7DABDABC">
            <wp:extent cx="5731510" cy="894080"/>
            <wp:effectExtent l="0" t="0" r="2540" b="1270"/>
            <wp:docPr id="829302945" name="Picture 12"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829302945" name="Picture 12"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894080"/>
                    </a:xfrm>
                    <a:prstGeom prst="rect">
                      <a:avLst/>
                    </a:prstGeom>
                  </pic:spPr>
                </pic:pic>
              </a:graphicData>
            </a:graphic>
          </wp:inline>
        </w:drawing>
      </w:r>
    </w:p>
    <w:p w14:paraId="02243707" w14:textId="77777777" w:rsidR="00B31FF2" w:rsidRDefault="00B31FF2" w:rsidP="00B31FF2">
      <w:pPr>
        <w:pStyle w:val="ListParagraph"/>
        <w:ind w:left="1080"/>
      </w:pPr>
    </w:p>
    <w:p w14:paraId="425FCBE1" w14:textId="77777777" w:rsidR="00B31FF2" w:rsidRDefault="00B31FF2" w:rsidP="00B31FF2">
      <w:pPr>
        <w:rPr>
          <w:rFonts w:cstheme="minorHAnsi"/>
          <w:sz w:val="24"/>
          <w:szCs w:val="24"/>
        </w:rPr>
      </w:pPr>
      <w:r w:rsidRPr="00936CFB">
        <w:rPr>
          <w:rFonts w:cstheme="minorHAnsi"/>
          <w:b/>
          <w:bCs/>
          <w:sz w:val="24"/>
          <w:szCs w:val="24"/>
        </w:rPr>
        <w:t>Step 3</w:t>
      </w:r>
      <w:r w:rsidRPr="00936CFB">
        <w:rPr>
          <w:rFonts w:cstheme="minorHAnsi"/>
          <w:sz w:val="24"/>
          <w:szCs w:val="24"/>
        </w:rPr>
        <w:t xml:space="preserve">: Click on the Select File button and navigate to the </w:t>
      </w:r>
      <w:proofErr w:type="spellStart"/>
      <w:r w:rsidRPr="00936CFB">
        <w:rPr>
          <w:rFonts w:cstheme="minorHAnsi"/>
          <w:b/>
          <w:bCs/>
          <w:sz w:val="24"/>
          <w:szCs w:val="24"/>
        </w:rPr>
        <w:t>IPQualityScore_Attributes.json</w:t>
      </w:r>
      <w:proofErr w:type="spellEnd"/>
      <w:r w:rsidRPr="00936CFB">
        <w:rPr>
          <w:rFonts w:cstheme="minorHAnsi"/>
          <w:sz w:val="24"/>
          <w:szCs w:val="24"/>
        </w:rPr>
        <w:t xml:space="preserve"> file, which was downloaded previously.</w:t>
      </w:r>
    </w:p>
    <w:p w14:paraId="701D4364" w14:textId="77777777" w:rsidR="00B31FF2" w:rsidRPr="00936CFB" w:rsidRDefault="00B31FF2" w:rsidP="00B31FF2">
      <w:pPr>
        <w:rPr>
          <w:rFonts w:cstheme="minorHAnsi"/>
          <w:sz w:val="24"/>
          <w:szCs w:val="24"/>
        </w:rPr>
      </w:pPr>
      <w:r>
        <w:rPr>
          <w:noProof/>
        </w:rPr>
        <w:lastRenderedPageBreak/>
        <w:drawing>
          <wp:inline distT="0" distB="0" distL="0" distR="0" wp14:anchorId="44F35A87" wp14:editId="5B69E74B">
            <wp:extent cx="5731510" cy="3343275"/>
            <wp:effectExtent l="0" t="0" r="2540" b="9525"/>
            <wp:docPr id="691653083" name="Picture 8"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691653083" name="Picture 8" descr="A screenshot of a social media pos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2DAF3D34" w14:textId="77777777" w:rsidR="00B31FF2" w:rsidRDefault="00B31FF2" w:rsidP="00B31FF2">
      <w:pPr>
        <w:rPr>
          <w:rFonts w:cstheme="minorHAnsi"/>
          <w:sz w:val="24"/>
          <w:szCs w:val="24"/>
        </w:rPr>
      </w:pPr>
      <w:r w:rsidRPr="00936CFB">
        <w:rPr>
          <w:rFonts w:cstheme="minorHAnsi"/>
          <w:b/>
          <w:bCs/>
          <w:sz w:val="24"/>
          <w:szCs w:val="24"/>
        </w:rPr>
        <w:t>Step 4</w:t>
      </w:r>
      <w:r w:rsidRPr="00936CFB">
        <w:rPr>
          <w:rFonts w:cstheme="minorHAnsi"/>
          <w:sz w:val="24"/>
          <w:szCs w:val="24"/>
        </w:rPr>
        <w:t>: Click on Save to create the IPQualityScore Custom Attributes.</w:t>
      </w:r>
    </w:p>
    <w:p w14:paraId="36CBC0B1" w14:textId="77777777" w:rsidR="00B31FF2" w:rsidRPr="00936CFB" w:rsidRDefault="00B31FF2" w:rsidP="00B31FF2">
      <w:pPr>
        <w:rPr>
          <w:rFonts w:cstheme="minorHAnsi"/>
          <w:sz w:val="24"/>
          <w:szCs w:val="24"/>
        </w:rPr>
      </w:pPr>
      <w:r>
        <w:rPr>
          <w:rFonts w:cstheme="minorHAnsi"/>
          <w:noProof/>
          <w:sz w:val="24"/>
          <w:szCs w:val="24"/>
        </w:rPr>
        <w:drawing>
          <wp:inline distT="0" distB="0" distL="0" distR="0" wp14:anchorId="52A012E9" wp14:editId="62024D22">
            <wp:extent cx="5731510" cy="5024120"/>
            <wp:effectExtent l="0" t="0" r="2540" b="5080"/>
            <wp:docPr id="1687446791" name="Picture 168744679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46791" name="Picture 1687446791" descr="Graphical user interface, 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5024120"/>
                    </a:xfrm>
                    <a:prstGeom prst="rect">
                      <a:avLst/>
                    </a:prstGeom>
                  </pic:spPr>
                </pic:pic>
              </a:graphicData>
            </a:graphic>
          </wp:inline>
        </w:drawing>
      </w:r>
    </w:p>
    <w:p w14:paraId="41AC271C" w14:textId="77777777" w:rsidR="00B31FF2" w:rsidRDefault="00B31FF2" w:rsidP="00B31FF2">
      <w:pPr>
        <w:pStyle w:val="ListParagraph"/>
        <w:ind w:left="1080"/>
      </w:pPr>
    </w:p>
    <w:p w14:paraId="04652ABA" w14:textId="77777777" w:rsidR="00B31FF2" w:rsidRDefault="00B31FF2" w:rsidP="00B31FF2">
      <w:pPr>
        <w:rPr>
          <w:rFonts w:cstheme="minorHAnsi"/>
          <w:sz w:val="24"/>
          <w:szCs w:val="24"/>
        </w:rPr>
      </w:pPr>
      <w:r w:rsidRPr="00936CFB">
        <w:rPr>
          <w:rFonts w:cstheme="minorHAnsi"/>
          <w:b/>
          <w:bCs/>
          <w:sz w:val="24"/>
          <w:szCs w:val="24"/>
        </w:rPr>
        <w:t>Step 5</w:t>
      </w:r>
      <w:r w:rsidRPr="00936CFB">
        <w:rPr>
          <w:rFonts w:cstheme="minorHAnsi"/>
          <w:sz w:val="24"/>
          <w:szCs w:val="24"/>
        </w:rPr>
        <w:t>: After saving the IPQualityScore custom attributes will be created as shown below.</w:t>
      </w:r>
    </w:p>
    <w:p w14:paraId="3824D4F9" w14:textId="77777777" w:rsidR="00B31FF2" w:rsidRDefault="00B31FF2" w:rsidP="00B31FF2">
      <w:pPr>
        <w:rPr>
          <w:rFonts w:cstheme="minorHAnsi"/>
          <w:sz w:val="24"/>
          <w:szCs w:val="24"/>
        </w:rPr>
      </w:pPr>
      <w:r>
        <w:rPr>
          <w:rFonts w:cstheme="minorHAnsi"/>
          <w:noProof/>
          <w:sz w:val="24"/>
          <w:szCs w:val="24"/>
        </w:rPr>
        <w:drawing>
          <wp:inline distT="0" distB="0" distL="0" distR="0" wp14:anchorId="0D55FF0D" wp14:editId="37264634">
            <wp:extent cx="5731510" cy="2501900"/>
            <wp:effectExtent l="0" t="0" r="2540" b="0"/>
            <wp:docPr id="1687446792" name="Picture 168744679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46792" name="Picture 1687446792"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01900"/>
                    </a:xfrm>
                    <a:prstGeom prst="rect">
                      <a:avLst/>
                    </a:prstGeom>
                  </pic:spPr>
                </pic:pic>
              </a:graphicData>
            </a:graphic>
          </wp:inline>
        </w:drawing>
      </w:r>
    </w:p>
    <w:p w14:paraId="780B1F28" w14:textId="77777777" w:rsidR="00B31FF2" w:rsidRDefault="00B31FF2" w:rsidP="00B31FF2">
      <w:pPr>
        <w:rPr>
          <w:rFonts w:cstheme="minorHAnsi"/>
          <w:sz w:val="24"/>
          <w:szCs w:val="24"/>
        </w:rPr>
      </w:pPr>
      <w:r>
        <w:rPr>
          <w:rFonts w:cstheme="minorHAnsi"/>
          <w:noProof/>
          <w:sz w:val="24"/>
          <w:szCs w:val="24"/>
        </w:rPr>
        <w:drawing>
          <wp:inline distT="0" distB="0" distL="0" distR="0" wp14:anchorId="5260005F" wp14:editId="47FB214A">
            <wp:extent cx="5731510" cy="2498725"/>
            <wp:effectExtent l="0" t="0" r="2540" b="0"/>
            <wp:docPr id="1687446793" name="Picture 16874467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46793" name="Picture 1687446793"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98725"/>
                    </a:xfrm>
                    <a:prstGeom prst="rect">
                      <a:avLst/>
                    </a:prstGeom>
                  </pic:spPr>
                </pic:pic>
              </a:graphicData>
            </a:graphic>
          </wp:inline>
        </w:drawing>
      </w:r>
    </w:p>
    <w:p w14:paraId="5DB74567" w14:textId="3DCEFA84" w:rsidR="00B31FF2" w:rsidRDefault="00B31FF2" w:rsidP="00B31FF2">
      <w:pPr>
        <w:rPr>
          <w:rFonts w:cstheme="minorHAnsi"/>
          <w:sz w:val="24"/>
          <w:szCs w:val="24"/>
        </w:rPr>
      </w:pPr>
      <w:r>
        <w:rPr>
          <w:rFonts w:cstheme="minorHAnsi"/>
          <w:noProof/>
          <w:sz w:val="24"/>
          <w:szCs w:val="24"/>
        </w:rPr>
        <w:drawing>
          <wp:inline distT="0" distB="0" distL="0" distR="0" wp14:anchorId="0838F97D" wp14:editId="0CC7EF94">
            <wp:extent cx="5731510" cy="991235"/>
            <wp:effectExtent l="0" t="0" r="2540" b="0"/>
            <wp:docPr id="1687446794" name="Picture 168744679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46794" name="Picture 1687446794" descr="Graphical user interface, application, Team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991235"/>
                    </a:xfrm>
                    <a:prstGeom prst="rect">
                      <a:avLst/>
                    </a:prstGeom>
                  </pic:spPr>
                </pic:pic>
              </a:graphicData>
            </a:graphic>
          </wp:inline>
        </w:drawing>
      </w:r>
    </w:p>
    <w:p w14:paraId="486D6688" w14:textId="25D129B0" w:rsidR="008A51E6" w:rsidRDefault="008A51E6" w:rsidP="00B31FF2">
      <w:pPr>
        <w:rPr>
          <w:rFonts w:cstheme="minorHAnsi"/>
          <w:sz w:val="24"/>
          <w:szCs w:val="24"/>
        </w:rPr>
      </w:pPr>
    </w:p>
    <w:p w14:paraId="643905AC" w14:textId="7A9B9549" w:rsidR="00D52C04" w:rsidRDefault="00D52C04" w:rsidP="00B31FF2">
      <w:pPr>
        <w:rPr>
          <w:rFonts w:cstheme="minorHAnsi"/>
          <w:sz w:val="24"/>
          <w:szCs w:val="24"/>
        </w:rPr>
      </w:pPr>
    </w:p>
    <w:p w14:paraId="3DBB10C0" w14:textId="29D4DD5C" w:rsidR="00D52C04" w:rsidRDefault="00D52C04" w:rsidP="00B31FF2">
      <w:pPr>
        <w:rPr>
          <w:rFonts w:cstheme="minorHAnsi"/>
          <w:sz w:val="24"/>
          <w:szCs w:val="24"/>
        </w:rPr>
      </w:pPr>
    </w:p>
    <w:p w14:paraId="663CE657" w14:textId="489E70E4" w:rsidR="00D52C04" w:rsidRDefault="00D52C04" w:rsidP="00B31FF2">
      <w:pPr>
        <w:rPr>
          <w:rFonts w:cstheme="minorHAnsi"/>
          <w:sz w:val="24"/>
          <w:szCs w:val="24"/>
        </w:rPr>
      </w:pPr>
    </w:p>
    <w:p w14:paraId="015DB040" w14:textId="77777777" w:rsidR="00D52C04" w:rsidRDefault="00D52C04" w:rsidP="00B31FF2">
      <w:pPr>
        <w:rPr>
          <w:rFonts w:cstheme="minorHAnsi"/>
          <w:sz w:val="24"/>
          <w:szCs w:val="24"/>
        </w:rPr>
      </w:pPr>
    </w:p>
    <w:p w14:paraId="2C3E875C" w14:textId="01BD1967" w:rsidR="00B31FF2" w:rsidRPr="005F652B" w:rsidRDefault="00971CD2" w:rsidP="00B31FF2">
      <w:pPr>
        <w:pStyle w:val="Heading2"/>
        <w:rPr>
          <w:rFonts w:ascii="Cambria" w:eastAsia="Cambria" w:hAnsi="Cambria"/>
          <w:b/>
          <w:bCs/>
          <w:sz w:val="28"/>
          <w:szCs w:val="28"/>
        </w:rPr>
      </w:pPr>
      <w:bookmarkStart w:id="22" w:name="_Toc69328880"/>
      <w:r>
        <w:rPr>
          <w:rFonts w:ascii="Cambria" w:eastAsia="Cambria" w:hAnsi="Cambria"/>
          <w:b/>
          <w:bCs/>
          <w:sz w:val="28"/>
          <w:szCs w:val="28"/>
        </w:rPr>
        <w:lastRenderedPageBreak/>
        <w:t>4</w:t>
      </w:r>
      <w:r w:rsidR="00B31FF2">
        <w:rPr>
          <w:rFonts w:ascii="Cambria" w:eastAsia="Cambria" w:hAnsi="Cambria"/>
          <w:b/>
          <w:bCs/>
          <w:sz w:val="28"/>
          <w:szCs w:val="28"/>
        </w:rPr>
        <w:t>.4</w:t>
      </w:r>
      <w:r w:rsidR="00323FE9">
        <w:rPr>
          <w:rFonts w:ascii="Cambria" w:eastAsia="Cambria" w:hAnsi="Cambria"/>
          <w:b/>
          <w:bCs/>
          <w:sz w:val="28"/>
          <w:szCs w:val="28"/>
        </w:rPr>
        <w:t>.</w:t>
      </w:r>
      <w:r w:rsidR="00B31FF2" w:rsidRPr="005F652B">
        <w:rPr>
          <w:rFonts w:ascii="Cambria" w:eastAsia="Cambria" w:hAnsi="Cambria"/>
          <w:b/>
          <w:bCs/>
          <w:sz w:val="28"/>
          <w:szCs w:val="28"/>
        </w:rPr>
        <w:t xml:space="preserve"> IPQualityScore Playbook Templates Activation</w:t>
      </w:r>
      <w:bookmarkEnd w:id="22"/>
    </w:p>
    <w:p w14:paraId="75DB9442" w14:textId="77777777" w:rsidR="00B31FF2" w:rsidRDefault="00B31FF2" w:rsidP="00B31FF2">
      <w:pPr>
        <w:pStyle w:val="ListParagraph"/>
        <w:spacing w:line="256" w:lineRule="auto"/>
        <w:ind w:left="0"/>
        <w:rPr>
          <w:rFonts w:cstheme="minorHAnsi"/>
          <w:sz w:val="24"/>
          <w:szCs w:val="24"/>
        </w:rPr>
      </w:pPr>
      <w:r>
        <w:rPr>
          <w:rFonts w:cstheme="minorHAnsi"/>
          <w:b/>
          <w:bCs/>
          <w:sz w:val="24"/>
          <w:szCs w:val="24"/>
        </w:rPr>
        <w:t>Step1</w:t>
      </w:r>
      <w:r>
        <w:rPr>
          <w:rFonts w:cstheme="minorHAnsi"/>
          <w:sz w:val="24"/>
          <w:szCs w:val="24"/>
        </w:rPr>
        <w:t>: Go to the playbook menu in the top banner area to select the IPQualityScore playbook Templates as shown below.</w:t>
      </w:r>
    </w:p>
    <w:p w14:paraId="03D39EE4" w14:textId="77777777" w:rsidR="00B31FF2" w:rsidRDefault="00B31FF2" w:rsidP="00B31FF2">
      <w:pPr>
        <w:pStyle w:val="ListParagraph"/>
      </w:pPr>
    </w:p>
    <w:p w14:paraId="68834E7E" w14:textId="77777777" w:rsidR="00B31FF2" w:rsidRDefault="00B31FF2" w:rsidP="00B31FF2">
      <w:pPr>
        <w:pStyle w:val="ListParagraph"/>
        <w:ind w:left="0"/>
      </w:pPr>
      <w:r>
        <w:rPr>
          <w:noProof/>
          <w:lang w:bidi="te-IN"/>
        </w:rPr>
        <w:drawing>
          <wp:inline distT="0" distB="0" distL="0" distR="0" wp14:anchorId="4275C5D7" wp14:editId="3B339994">
            <wp:extent cx="5731510" cy="2743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74320"/>
                    </a:xfrm>
                    <a:prstGeom prst="rect">
                      <a:avLst/>
                    </a:prstGeom>
                    <a:noFill/>
                    <a:ln>
                      <a:noFill/>
                    </a:ln>
                  </pic:spPr>
                </pic:pic>
              </a:graphicData>
            </a:graphic>
          </wp:inline>
        </w:drawing>
      </w:r>
    </w:p>
    <w:p w14:paraId="1067246C" w14:textId="77777777" w:rsidR="00B31FF2" w:rsidRDefault="00B31FF2" w:rsidP="00B31FF2">
      <w:pPr>
        <w:pStyle w:val="ListParagraph"/>
      </w:pPr>
    </w:p>
    <w:p w14:paraId="5FED053F" w14:textId="77777777" w:rsidR="00B31FF2" w:rsidRDefault="00B31FF2" w:rsidP="00B31FF2">
      <w:pPr>
        <w:pStyle w:val="ListParagraph"/>
        <w:ind w:left="0"/>
      </w:pPr>
    </w:p>
    <w:p w14:paraId="22EF1CB4" w14:textId="77777777" w:rsidR="00B31FF2" w:rsidRDefault="00B31FF2" w:rsidP="00B31FF2">
      <w:pPr>
        <w:pStyle w:val="ListParagraph"/>
        <w:spacing w:line="256" w:lineRule="auto"/>
        <w:ind w:left="0"/>
        <w:rPr>
          <w:rFonts w:cstheme="minorHAnsi"/>
          <w:sz w:val="24"/>
          <w:szCs w:val="24"/>
        </w:rPr>
      </w:pPr>
      <w:r>
        <w:rPr>
          <w:rFonts w:cstheme="minorHAnsi"/>
          <w:b/>
          <w:bCs/>
          <w:sz w:val="24"/>
          <w:szCs w:val="24"/>
        </w:rPr>
        <w:t>Step2</w:t>
      </w:r>
      <w:r>
        <w:rPr>
          <w:rFonts w:cstheme="minorHAnsi"/>
          <w:sz w:val="24"/>
          <w:szCs w:val="24"/>
        </w:rPr>
        <w:t>: Click and open each of the IPQualityScore playbook Templates.</w:t>
      </w:r>
    </w:p>
    <w:p w14:paraId="4A2CDE90" w14:textId="77777777" w:rsidR="00B31FF2" w:rsidRDefault="00B31FF2" w:rsidP="00B31FF2">
      <w:pPr>
        <w:pStyle w:val="ListParagraph"/>
      </w:pPr>
    </w:p>
    <w:p w14:paraId="3663047E" w14:textId="77777777" w:rsidR="00B31FF2" w:rsidRDefault="00B31FF2" w:rsidP="00B31FF2">
      <w:pPr>
        <w:pStyle w:val="ListParagraph"/>
        <w:ind w:left="0"/>
      </w:pPr>
      <w:r>
        <w:rPr>
          <w:noProof/>
          <w:lang w:bidi="te-IN"/>
        </w:rPr>
        <w:drawing>
          <wp:inline distT="0" distB="0" distL="0" distR="0" wp14:anchorId="45979FC0" wp14:editId="64D8728C">
            <wp:extent cx="5725795" cy="59817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5795" cy="598170"/>
                    </a:xfrm>
                    <a:prstGeom prst="rect">
                      <a:avLst/>
                    </a:prstGeom>
                    <a:noFill/>
                    <a:ln>
                      <a:noFill/>
                    </a:ln>
                  </pic:spPr>
                </pic:pic>
              </a:graphicData>
            </a:graphic>
          </wp:inline>
        </w:drawing>
      </w:r>
    </w:p>
    <w:p w14:paraId="0FB028DF" w14:textId="77777777" w:rsidR="00B31FF2" w:rsidRDefault="00B31FF2" w:rsidP="00B31FF2">
      <w:pPr>
        <w:pStyle w:val="ListParagraph"/>
      </w:pPr>
    </w:p>
    <w:p w14:paraId="741CB758" w14:textId="77777777" w:rsidR="00B31FF2" w:rsidRDefault="00B31FF2" w:rsidP="00B31FF2">
      <w:pPr>
        <w:pStyle w:val="ListParagraph"/>
      </w:pPr>
    </w:p>
    <w:p w14:paraId="0CB29DFD" w14:textId="77777777" w:rsidR="00B31FF2" w:rsidRDefault="00B31FF2" w:rsidP="00B31FF2">
      <w:pPr>
        <w:pStyle w:val="ListParagraph"/>
        <w:spacing w:line="256" w:lineRule="auto"/>
        <w:ind w:left="0"/>
        <w:rPr>
          <w:rFonts w:cstheme="minorHAnsi"/>
          <w:sz w:val="24"/>
          <w:szCs w:val="24"/>
        </w:rPr>
      </w:pPr>
      <w:r>
        <w:rPr>
          <w:rFonts w:cstheme="minorHAnsi"/>
          <w:b/>
          <w:bCs/>
          <w:sz w:val="24"/>
          <w:szCs w:val="24"/>
        </w:rPr>
        <w:t>Step3</w:t>
      </w:r>
      <w:r>
        <w:rPr>
          <w:rFonts w:cstheme="minorHAnsi"/>
          <w:sz w:val="24"/>
          <w:szCs w:val="24"/>
        </w:rPr>
        <w:t>: Toggle the switch to mark the playbook as active.</w:t>
      </w:r>
    </w:p>
    <w:p w14:paraId="3B639F7E" w14:textId="77777777" w:rsidR="00B31FF2" w:rsidRDefault="00B31FF2" w:rsidP="00B31FF2">
      <w:pPr>
        <w:pStyle w:val="ListParagraph"/>
      </w:pPr>
    </w:p>
    <w:p w14:paraId="77EA8188" w14:textId="77777777" w:rsidR="00B31FF2" w:rsidRDefault="00B31FF2" w:rsidP="00B31FF2">
      <w:pPr>
        <w:pStyle w:val="ListParagraph"/>
        <w:ind w:left="0"/>
      </w:pPr>
      <w:r>
        <w:rPr>
          <w:noProof/>
          <w:lang w:bidi="te-IN"/>
        </w:rPr>
        <w:drawing>
          <wp:inline distT="0" distB="0" distL="0" distR="0" wp14:anchorId="5EAF50FB" wp14:editId="06C28B26">
            <wp:extent cx="5731510" cy="16192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61925"/>
                    </a:xfrm>
                    <a:prstGeom prst="rect">
                      <a:avLst/>
                    </a:prstGeom>
                    <a:noFill/>
                    <a:ln>
                      <a:noFill/>
                    </a:ln>
                  </pic:spPr>
                </pic:pic>
              </a:graphicData>
            </a:graphic>
          </wp:inline>
        </w:drawing>
      </w:r>
    </w:p>
    <w:p w14:paraId="7A7839A9" w14:textId="77777777" w:rsidR="00B31FF2" w:rsidRDefault="00B31FF2" w:rsidP="00B31FF2">
      <w:pPr>
        <w:pStyle w:val="ListParagraph"/>
      </w:pPr>
    </w:p>
    <w:p w14:paraId="714900F4" w14:textId="77777777" w:rsidR="00B31FF2" w:rsidRDefault="00B31FF2" w:rsidP="00B31FF2">
      <w:pPr>
        <w:pStyle w:val="ListParagraph"/>
        <w:ind w:left="0"/>
      </w:pPr>
      <w:r>
        <w:rPr>
          <w:noProof/>
          <w:lang w:bidi="te-IN"/>
        </w:rPr>
        <w:drawing>
          <wp:inline distT="0" distB="0" distL="0" distR="0" wp14:anchorId="7060DBBC" wp14:editId="4EDABE92">
            <wp:extent cx="5731510" cy="14795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47955"/>
                    </a:xfrm>
                    <a:prstGeom prst="rect">
                      <a:avLst/>
                    </a:prstGeom>
                    <a:noFill/>
                    <a:ln>
                      <a:noFill/>
                    </a:ln>
                  </pic:spPr>
                </pic:pic>
              </a:graphicData>
            </a:graphic>
          </wp:inline>
        </w:drawing>
      </w:r>
    </w:p>
    <w:p w14:paraId="18B67486" w14:textId="77777777" w:rsidR="00B31FF2" w:rsidRDefault="00B31FF2" w:rsidP="00B31FF2">
      <w:pPr>
        <w:pStyle w:val="ListParagraph"/>
      </w:pPr>
    </w:p>
    <w:p w14:paraId="2AA0F11A" w14:textId="77777777" w:rsidR="00B31FF2" w:rsidRDefault="00B31FF2" w:rsidP="00B31FF2">
      <w:pPr>
        <w:pStyle w:val="ListParagraph"/>
        <w:ind w:left="0"/>
      </w:pPr>
      <w:r>
        <w:rPr>
          <w:noProof/>
          <w:lang w:bidi="te-IN"/>
        </w:rPr>
        <w:drawing>
          <wp:inline distT="0" distB="0" distL="0" distR="0" wp14:anchorId="38CDC9DF" wp14:editId="49C639E4">
            <wp:extent cx="5725795" cy="161925"/>
            <wp:effectExtent l="0" t="0" r="825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795" cy="161925"/>
                    </a:xfrm>
                    <a:prstGeom prst="rect">
                      <a:avLst/>
                    </a:prstGeom>
                    <a:noFill/>
                    <a:ln>
                      <a:noFill/>
                    </a:ln>
                  </pic:spPr>
                </pic:pic>
              </a:graphicData>
            </a:graphic>
          </wp:inline>
        </w:drawing>
      </w:r>
    </w:p>
    <w:p w14:paraId="7B4E43AA" w14:textId="77777777" w:rsidR="00B31FF2" w:rsidRDefault="00B31FF2" w:rsidP="00B31FF2">
      <w:pPr>
        <w:pStyle w:val="ListParagraph"/>
        <w:ind w:left="360"/>
        <w:rPr>
          <w:rFonts w:cstheme="minorHAnsi"/>
          <w:sz w:val="24"/>
          <w:szCs w:val="24"/>
        </w:rPr>
      </w:pPr>
    </w:p>
    <w:p w14:paraId="0486CD11" w14:textId="77777777" w:rsidR="00B31FF2" w:rsidRDefault="00B31FF2" w:rsidP="00B31FF2">
      <w:pPr>
        <w:pStyle w:val="ListParagraph"/>
        <w:rPr>
          <w:rFonts w:cstheme="minorHAnsi"/>
          <w:sz w:val="24"/>
          <w:szCs w:val="24"/>
        </w:rPr>
      </w:pPr>
    </w:p>
    <w:p w14:paraId="5AEE74A1" w14:textId="77777777" w:rsidR="00B31FF2" w:rsidRPr="00936CFB" w:rsidRDefault="00B31FF2" w:rsidP="00B31FF2">
      <w:pPr>
        <w:rPr>
          <w:rFonts w:cstheme="minorHAnsi"/>
          <w:sz w:val="24"/>
          <w:szCs w:val="24"/>
        </w:rPr>
      </w:pPr>
    </w:p>
    <w:p w14:paraId="666020B8" w14:textId="77777777" w:rsidR="00B31FF2" w:rsidRDefault="00B31FF2" w:rsidP="007D32E7">
      <w:pPr>
        <w:pStyle w:val="ListParagraph"/>
        <w:rPr>
          <w:rFonts w:cstheme="minorHAnsi"/>
          <w:sz w:val="24"/>
          <w:szCs w:val="24"/>
        </w:rPr>
      </w:pPr>
    </w:p>
    <w:p w14:paraId="699DAE21" w14:textId="77777777" w:rsidR="00B31FF2" w:rsidRDefault="00B31FF2" w:rsidP="007D32E7">
      <w:pPr>
        <w:pStyle w:val="ListParagraph"/>
        <w:rPr>
          <w:rFonts w:cstheme="minorHAnsi"/>
          <w:sz w:val="24"/>
          <w:szCs w:val="24"/>
        </w:rPr>
      </w:pPr>
    </w:p>
    <w:p w14:paraId="750791FE" w14:textId="0CB6B945" w:rsidR="00CF3D23" w:rsidRDefault="001820A2" w:rsidP="00325D21">
      <w:pPr>
        <w:pStyle w:val="Heading1"/>
        <w:spacing w:before="480" w:line="276" w:lineRule="auto"/>
        <w:rPr>
          <w:rFonts w:ascii="Cambria" w:eastAsia="Cambria" w:hAnsi="Cambria" w:cs="Cambria"/>
          <w:b/>
          <w:bCs/>
          <w:color w:val="4472C4" w:themeColor="accent1"/>
          <w:lang w:val="en-IN"/>
        </w:rPr>
      </w:pPr>
      <w:r w:rsidRPr="00971CD2">
        <w:rPr>
          <w:rFonts w:ascii="Cambria" w:eastAsia="Cambria" w:hAnsi="Cambria" w:cs="Cambria"/>
          <w:b/>
          <w:bCs/>
          <w:color w:val="4472C4" w:themeColor="accent1"/>
          <w:lang w:val="en-IN"/>
        </w:rPr>
        <w:t>5</w:t>
      </w:r>
      <w:r w:rsidR="00323FE9">
        <w:rPr>
          <w:rFonts w:ascii="Cambria" w:eastAsia="Cambria" w:hAnsi="Cambria" w:cs="Cambria"/>
          <w:b/>
          <w:bCs/>
          <w:color w:val="4472C4" w:themeColor="accent1"/>
          <w:lang w:val="en-IN"/>
        </w:rPr>
        <w:t>.</w:t>
      </w:r>
      <w:r w:rsidR="00FF59BC" w:rsidRPr="00971CD2">
        <w:rPr>
          <w:rFonts w:ascii="Cambria" w:eastAsia="Cambria" w:hAnsi="Cambria" w:cs="Cambria"/>
          <w:b/>
          <w:bCs/>
          <w:color w:val="4472C4" w:themeColor="accent1"/>
          <w:lang w:val="en-IN"/>
        </w:rPr>
        <w:t xml:space="preserve"> </w:t>
      </w:r>
      <w:bookmarkStart w:id="23" w:name="_Toc69328881"/>
      <w:r w:rsidR="007D32E7" w:rsidRPr="00971CD2">
        <w:rPr>
          <w:rFonts w:ascii="Cambria" w:eastAsia="Cambria" w:hAnsi="Cambria" w:cs="Cambria"/>
          <w:b/>
          <w:bCs/>
          <w:color w:val="4472C4" w:themeColor="accent1"/>
          <w:lang w:val="en-IN"/>
        </w:rPr>
        <w:t xml:space="preserve">Running </w:t>
      </w:r>
      <w:r w:rsidR="00DE1393" w:rsidRPr="00971CD2">
        <w:rPr>
          <w:rFonts w:ascii="Cambria" w:eastAsia="Cambria" w:hAnsi="Cambria" w:cs="Cambria"/>
          <w:b/>
          <w:bCs/>
          <w:color w:val="4472C4" w:themeColor="accent1"/>
          <w:lang w:val="en-IN"/>
        </w:rPr>
        <w:t>IP Address Reputation Playbook Template</w:t>
      </w:r>
      <w:bookmarkEnd w:id="23"/>
    </w:p>
    <w:p w14:paraId="58EE31AE" w14:textId="3ABC3282" w:rsidR="00BD0838" w:rsidRPr="00BD0838" w:rsidRDefault="00BD0838" w:rsidP="00BD0838">
      <w:pPr>
        <w:rPr>
          <w:sz w:val="24"/>
          <w:szCs w:val="24"/>
        </w:rPr>
      </w:pPr>
      <w:r w:rsidRPr="00BD0838">
        <w:rPr>
          <w:sz w:val="24"/>
          <w:szCs w:val="24"/>
        </w:rPr>
        <w:t>This Playbook Template provides the Reputation (Critical, High Risk, Moderate Risk, Suspicious, Clean) and Threat Rating (Critical Threat, High Threat, Moderate Threat, Suspicious) for the provided IP Address based on recent reputation and risk analysis across the IPQS threat network. The Playbook also enriches the IP address with reputation details such as Fraud Score, Abuse Velocity, Connection Type, ISP, Recent Abuse, and Proxy/VPN &amp; TOR status as custom attributes and other important data points such as location and organization in the description attribute.</w:t>
      </w:r>
    </w:p>
    <w:p w14:paraId="14810A85" w14:textId="61C75A71" w:rsidR="00DE1393" w:rsidRPr="00DE1393" w:rsidRDefault="00DE1393" w:rsidP="009B4765">
      <w:pPr>
        <w:rPr>
          <w:rFonts w:cstheme="minorHAnsi"/>
          <w:b/>
          <w:bCs/>
          <w:sz w:val="24"/>
          <w:szCs w:val="24"/>
        </w:rPr>
      </w:pPr>
      <w:r>
        <w:rPr>
          <w:rFonts w:cstheme="minorHAnsi"/>
          <w:b/>
          <w:bCs/>
          <w:sz w:val="24"/>
          <w:szCs w:val="24"/>
        </w:rPr>
        <w:t xml:space="preserve">Step1: </w:t>
      </w:r>
      <w:r w:rsidRPr="00DE1393">
        <w:rPr>
          <w:rFonts w:cstheme="minorHAnsi"/>
          <w:b/>
          <w:bCs/>
          <w:sz w:val="24"/>
          <w:szCs w:val="24"/>
        </w:rPr>
        <w:t xml:space="preserve"> </w:t>
      </w:r>
      <w:r w:rsidRPr="00DE1393">
        <w:rPr>
          <w:rFonts w:cstheme="minorHAnsi"/>
          <w:sz w:val="24"/>
          <w:szCs w:val="24"/>
        </w:rPr>
        <w:t>Browse to the existing Address Indicator (or) Create a new Address Indicator as shown below.</w:t>
      </w:r>
      <w:r>
        <w:rPr>
          <w:rFonts w:cstheme="minorHAnsi"/>
          <w:b/>
          <w:bCs/>
          <w:sz w:val="24"/>
          <w:szCs w:val="24"/>
        </w:rPr>
        <w:t xml:space="preserve">           </w:t>
      </w:r>
    </w:p>
    <w:p w14:paraId="6A31BF84" w14:textId="4CF8A2AA" w:rsidR="00DE1393" w:rsidRDefault="00DE1393" w:rsidP="009B4765">
      <w:pPr>
        <w:pStyle w:val="ListParagraph"/>
        <w:ind w:left="72"/>
        <w:rPr>
          <w:rStyle w:val="eop"/>
          <w:rFonts w:cstheme="minorHAnsi"/>
          <w:b/>
          <w:bCs/>
          <w:color w:val="4472C4" w:themeColor="accent1"/>
          <w:sz w:val="24"/>
          <w:szCs w:val="24"/>
        </w:rPr>
      </w:pPr>
      <w:r>
        <w:rPr>
          <w:rFonts w:cstheme="minorHAnsi"/>
          <w:b/>
          <w:bCs/>
          <w:noProof/>
          <w:color w:val="4472C4" w:themeColor="accent1"/>
          <w:sz w:val="24"/>
          <w:szCs w:val="24"/>
        </w:rPr>
        <w:lastRenderedPageBreak/>
        <w:drawing>
          <wp:inline distT="0" distB="0" distL="0" distR="0" wp14:anchorId="4DD0695E" wp14:editId="7C3D9852">
            <wp:extent cx="5731510" cy="1941830"/>
            <wp:effectExtent l="0" t="0" r="2540" b="127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941830"/>
                    </a:xfrm>
                    <a:prstGeom prst="rect">
                      <a:avLst/>
                    </a:prstGeom>
                  </pic:spPr>
                </pic:pic>
              </a:graphicData>
            </a:graphic>
          </wp:inline>
        </w:drawing>
      </w:r>
    </w:p>
    <w:p w14:paraId="79853696" w14:textId="2BE0B6FE" w:rsidR="00DE1393" w:rsidRDefault="00DE1393" w:rsidP="009B4765">
      <w:pPr>
        <w:pStyle w:val="ListParagraph"/>
        <w:ind w:left="72"/>
        <w:rPr>
          <w:rStyle w:val="eop"/>
          <w:rFonts w:cstheme="minorHAnsi"/>
          <w:b/>
          <w:bCs/>
          <w:color w:val="4472C4" w:themeColor="accent1"/>
          <w:sz w:val="24"/>
          <w:szCs w:val="24"/>
        </w:rPr>
      </w:pPr>
      <w:r>
        <w:rPr>
          <w:rFonts w:cstheme="minorHAnsi"/>
          <w:b/>
          <w:bCs/>
          <w:noProof/>
          <w:color w:val="4472C4" w:themeColor="accent1"/>
          <w:sz w:val="24"/>
          <w:szCs w:val="24"/>
        </w:rPr>
        <w:drawing>
          <wp:inline distT="0" distB="0" distL="0" distR="0" wp14:anchorId="1A598D76" wp14:editId="751A91B6">
            <wp:extent cx="5731510" cy="1933575"/>
            <wp:effectExtent l="0" t="0" r="2540" b="9525"/>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933575"/>
                    </a:xfrm>
                    <a:prstGeom prst="rect">
                      <a:avLst/>
                    </a:prstGeom>
                  </pic:spPr>
                </pic:pic>
              </a:graphicData>
            </a:graphic>
          </wp:inline>
        </w:drawing>
      </w:r>
    </w:p>
    <w:p w14:paraId="66D90051" w14:textId="77777777" w:rsidR="00D52C04" w:rsidRDefault="00D52C04" w:rsidP="009B4765">
      <w:pPr>
        <w:pStyle w:val="ListParagraph"/>
        <w:ind w:left="72"/>
        <w:rPr>
          <w:rStyle w:val="eop"/>
          <w:rFonts w:cstheme="minorHAnsi"/>
          <w:b/>
          <w:bCs/>
          <w:color w:val="4472C4" w:themeColor="accent1"/>
          <w:sz w:val="24"/>
          <w:szCs w:val="24"/>
        </w:rPr>
      </w:pPr>
    </w:p>
    <w:p w14:paraId="358B7F29" w14:textId="1BA77715" w:rsidR="00CF3D23" w:rsidRDefault="00DE1393" w:rsidP="00D52C04">
      <w:pPr>
        <w:rPr>
          <w:rFonts w:cstheme="minorHAnsi"/>
          <w:sz w:val="24"/>
          <w:szCs w:val="24"/>
        </w:rPr>
      </w:pPr>
      <w:r w:rsidRPr="00071C6F">
        <w:rPr>
          <w:rFonts w:cstheme="minorHAnsi"/>
          <w:b/>
          <w:bCs/>
          <w:sz w:val="24"/>
          <w:szCs w:val="24"/>
        </w:rPr>
        <w:t xml:space="preserve">Step2:  </w:t>
      </w:r>
      <w:r w:rsidRPr="00071C6F">
        <w:rPr>
          <w:rFonts w:cstheme="minorHAnsi"/>
          <w:sz w:val="24"/>
          <w:szCs w:val="24"/>
        </w:rPr>
        <w:t>You can see the “IPQualityScore IP Address Reputation” Playbook Action in the Address Indicator details page.</w:t>
      </w:r>
    </w:p>
    <w:p w14:paraId="00918BF2" w14:textId="02901B01" w:rsidR="00CF3D23" w:rsidRDefault="00CF3D23" w:rsidP="009B4765">
      <w:pPr>
        <w:pStyle w:val="ListParagraph"/>
        <w:ind w:left="0"/>
        <w:rPr>
          <w:b/>
          <w:bCs/>
          <w:color w:val="4472C4" w:themeColor="accent1"/>
        </w:rPr>
      </w:pPr>
      <w:r>
        <w:rPr>
          <w:noProof/>
        </w:rPr>
        <w:drawing>
          <wp:inline distT="0" distB="0" distL="0" distR="0" wp14:anchorId="40DF7291" wp14:editId="52BD5C2B">
            <wp:extent cx="5731510" cy="1189990"/>
            <wp:effectExtent l="0" t="0" r="2540" b="0"/>
            <wp:docPr id="40" name="Picture 40"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189990"/>
                    </a:xfrm>
                    <a:prstGeom prst="rect">
                      <a:avLst/>
                    </a:prstGeom>
                  </pic:spPr>
                </pic:pic>
              </a:graphicData>
            </a:graphic>
          </wp:inline>
        </w:drawing>
      </w:r>
    </w:p>
    <w:p w14:paraId="6D689594" w14:textId="77777777" w:rsidR="00D52C04" w:rsidRDefault="00D52C04" w:rsidP="009B4765">
      <w:pPr>
        <w:pStyle w:val="ListParagraph"/>
        <w:ind w:left="0"/>
        <w:rPr>
          <w:b/>
          <w:bCs/>
          <w:color w:val="4472C4" w:themeColor="accent1"/>
        </w:rPr>
      </w:pPr>
    </w:p>
    <w:p w14:paraId="0B073B3B" w14:textId="3CCEBA3D" w:rsidR="00CF3D23" w:rsidRDefault="00CF3D23" w:rsidP="009B4765">
      <w:pPr>
        <w:pStyle w:val="ListParagraph"/>
        <w:ind w:left="0"/>
        <w:rPr>
          <w:b/>
          <w:bCs/>
          <w:color w:val="4472C4" w:themeColor="accent1"/>
        </w:rPr>
      </w:pPr>
    </w:p>
    <w:p w14:paraId="61CB934B" w14:textId="68119739" w:rsidR="00CF3D23" w:rsidRDefault="00CF3D23" w:rsidP="009B4765">
      <w:pPr>
        <w:pStyle w:val="ListParagraph"/>
        <w:ind w:left="0"/>
        <w:rPr>
          <w:rFonts w:cstheme="minorHAnsi"/>
          <w:sz w:val="24"/>
          <w:szCs w:val="24"/>
        </w:rPr>
      </w:pPr>
      <w:r>
        <w:rPr>
          <w:rFonts w:cstheme="minorHAnsi"/>
          <w:b/>
          <w:bCs/>
          <w:sz w:val="24"/>
          <w:szCs w:val="24"/>
        </w:rPr>
        <w:t xml:space="preserve">Step3: </w:t>
      </w:r>
      <w:r w:rsidRPr="00DE1393">
        <w:rPr>
          <w:rFonts w:cstheme="minorHAnsi"/>
          <w:b/>
          <w:bCs/>
          <w:sz w:val="24"/>
          <w:szCs w:val="24"/>
        </w:rPr>
        <w:t xml:space="preserve"> </w:t>
      </w:r>
      <w:r>
        <w:rPr>
          <w:rFonts w:cstheme="minorHAnsi"/>
          <w:sz w:val="24"/>
          <w:szCs w:val="24"/>
        </w:rPr>
        <w:t>Run the playbook by clicking on the Play button. The Status for the playbook Action will change to Completed when done.</w:t>
      </w:r>
    </w:p>
    <w:p w14:paraId="05E36730" w14:textId="496CC695" w:rsidR="00CF3D23" w:rsidRDefault="00CF3D23" w:rsidP="009B4765">
      <w:pPr>
        <w:pStyle w:val="ListParagraph"/>
        <w:ind w:left="0"/>
        <w:rPr>
          <w:b/>
          <w:bCs/>
          <w:color w:val="4472C4" w:themeColor="accent1"/>
        </w:rPr>
      </w:pPr>
      <w:r>
        <w:rPr>
          <w:noProof/>
        </w:rPr>
        <w:drawing>
          <wp:inline distT="0" distB="0" distL="0" distR="0" wp14:anchorId="54033C56" wp14:editId="696BFDFE">
            <wp:extent cx="5731510" cy="1188720"/>
            <wp:effectExtent l="0" t="0" r="2540" b="0"/>
            <wp:docPr id="41" name="Picture 41"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188720"/>
                    </a:xfrm>
                    <a:prstGeom prst="rect">
                      <a:avLst/>
                    </a:prstGeom>
                  </pic:spPr>
                </pic:pic>
              </a:graphicData>
            </a:graphic>
          </wp:inline>
        </w:drawing>
      </w:r>
    </w:p>
    <w:p w14:paraId="6D0B215C" w14:textId="24AC350F" w:rsidR="00CF3D23" w:rsidRDefault="00CF3D23" w:rsidP="009B4765">
      <w:pPr>
        <w:pStyle w:val="ListParagraph"/>
        <w:ind w:left="0"/>
        <w:rPr>
          <w:b/>
          <w:bCs/>
          <w:color w:val="4472C4" w:themeColor="accent1"/>
        </w:rPr>
      </w:pPr>
    </w:p>
    <w:p w14:paraId="7D7C3439" w14:textId="77777777" w:rsidR="00CF3D23" w:rsidRDefault="00CF3D23" w:rsidP="009B4765">
      <w:pPr>
        <w:pStyle w:val="ListParagraph"/>
        <w:ind w:left="0"/>
        <w:rPr>
          <w:b/>
          <w:bCs/>
          <w:color w:val="4472C4" w:themeColor="accent1"/>
        </w:rPr>
      </w:pPr>
    </w:p>
    <w:p w14:paraId="79AB8206" w14:textId="41FE0155" w:rsidR="00D627DD" w:rsidRPr="00CF3D23" w:rsidRDefault="00CF3D23" w:rsidP="009B4765">
      <w:pPr>
        <w:rPr>
          <w:rFonts w:cstheme="minorHAnsi"/>
          <w:sz w:val="24"/>
          <w:szCs w:val="24"/>
        </w:rPr>
      </w:pPr>
      <w:r>
        <w:rPr>
          <w:rFonts w:cstheme="minorHAnsi"/>
          <w:b/>
          <w:bCs/>
          <w:sz w:val="24"/>
          <w:szCs w:val="24"/>
        </w:rPr>
        <w:t xml:space="preserve">Step4: </w:t>
      </w:r>
      <w:r w:rsidRPr="00DE1393">
        <w:rPr>
          <w:rFonts w:cstheme="minorHAnsi"/>
          <w:b/>
          <w:bCs/>
          <w:sz w:val="24"/>
          <w:szCs w:val="24"/>
        </w:rPr>
        <w:t xml:space="preserve"> </w:t>
      </w:r>
      <w:r>
        <w:rPr>
          <w:rFonts w:cstheme="minorHAnsi"/>
          <w:sz w:val="24"/>
          <w:szCs w:val="24"/>
        </w:rPr>
        <w:t xml:space="preserve">Now, refresh the Indicator Details page. You will see the following Custom attributes are created. </w:t>
      </w:r>
    </w:p>
    <w:p w14:paraId="57539AF6" w14:textId="3788DD4F" w:rsidR="00CF3D23" w:rsidRDefault="00CF3D23" w:rsidP="009B4765">
      <w:pPr>
        <w:spacing w:after="0" w:line="240" w:lineRule="auto"/>
        <w:rPr>
          <w:rFonts w:cstheme="minorHAnsi"/>
          <w:b/>
          <w:bCs/>
          <w:color w:val="4472C4" w:themeColor="accent1"/>
        </w:rPr>
      </w:pPr>
      <w:r>
        <w:rPr>
          <w:noProof/>
        </w:rPr>
        <w:lastRenderedPageBreak/>
        <w:drawing>
          <wp:inline distT="0" distB="0" distL="0" distR="0" wp14:anchorId="77461DE1" wp14:editId="0D58BB59">
            <wp:extent cx="5731510" cy="4364990"/>
            <wp:effectExtent l="0" t="0" r="2540" b="0"/>
            <wp:docPr id="42" name="Picture 42" descr="Graphical user interface, text,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Team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364990"/>
                    </a:xfrm>
                    <a:prstGeom prst="rect">
                      <a:avLst/>
                    </a:prstGeom>
                  </pic:spPr>
                </pic:pic>
              </a:graphicData>
            </a:graphic>
          </wp:inline>
        </w:drawing>
      </w:r>
    </w:p>
    <w:p w14:paraId="189EF1AC" w14:textId="515B4921" w:rsidR="00CF3D23" w:rsidRDefault="00CF3D23" w:rsidP="009B4765">
      <w:pPr>
        <w:spacing w:after="0" w:line="240" w:lineRule="auto"/>
        <w:rPr>
          <w:rFonts w:cstheme="minorHAnsi"/>
          <w:b/>
          <w:bCs/>
          <w:color w:val="4472C4" w:themeColor="accent1"/>
        </w:rPr>
      </w:pPr>
      <w:r>
        <w:rPr>
          <w:noProof/>
        </w:rPr>
        <w:lastRenderedPageBreak/>
        <w:drawing>
          <wp:inline distT="0" distB="0" distL="0" distR="0" wp14:anchorId="5274E7FB" wp14:editId="655038B5">
            <wp:extent cx="5731510" cy="5328285"/>
            <wp:effectExtent l="0" t="0" r="2540" b="5715"/>
            <wp:docPr id="43" name="Picture 43" descr="Graphical user interface, text,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Team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5328285"/>
                    </a:xfrm>
                    <a:prstGeom prst="rect">
                      <a:avLst/>
                    </a:prstGeom>
                  </pic:spPr>
                </pic:pic>
              </a:graphicData>
            </a:graphic>
          </wp:inline>
        </w:drawing>
      </w:r>
    </w:p>
    <w:p w14:paraId="36114C8F" w14:textId="21AF2C1C" w:rsidR="00CF3D23" w:rsidRDefault="00CF3D23" w:rsidP="009B4765">
      <w:pPr>
        <w:spacing w:after="0" w:line="240" w:lineRule="auto"/>
        <w:rPr>
          <w:rFonts w:cstheme="minorHAnsi"/>
          <w:b/>
          <w:bCs/>
          <w:color w:val="4472C4" w:themeColor="accent1"/>
        </w:rPr>
      </w:pPr>
      <w:r>
        <w:rPr>
          <w:noProof/>
        </w:rPr>
        <w:drawing>
          <wp:inline distT="0" distB="0" distL="0" distR="0" wp14:anchorId="4D160FA5" wp14:editId="49059E6D">
            <wp:extent cx="5731510" cy="3067050"/>
            <wp:effectExtent l="0" t="0" r="2540" b="0"/>
            <wp:docPr id="44" name="Picture 44"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067050"/>
                    </a:xfrm>
                    <a:prstGeom prst="rect">
                      <a:avLst/>
                    </a:prstGeom>
                  </pic:spPr>
                </pic:pic>
              </a:graphicData>
            </a:graphic>
          </wp:inline>
        </w:drawing>
      </w:r>
    </w:p>
    <w:p w14:paraId="583BF01C" w14:textId="5803AF70" w:rsidR="00CF3D23" w:rsidRDefault="00CF3D23" w:rsidP="009B4765">
      <w:pPr>
        <w:spacing w:after="0" w:line="240" w:lineRule="auto"/>
        <w:rPr>
          <w:rFonts w:cstheme="minorHAnsi"/>
          <w:b/>
          <w:bCs/>
          <w:color w:val="4472C4" w:themeColor="accent1"/>
        </w:rPr>
      </w:pPr>
    </w:p>
    <w:p w14:paraId="206E34A1" w14:textId="77777777" w:rsidR="00CF3D23" w:rsidRDefault="00CF3D23" w:rsidP="009B4765">
      <w:pPr>
        <w:spacing w:after="0" w:line="240" w:lineRule="auto"/>
        <w:rPr>
          <w:rFonts w:cstheme="minorHAnsi"/>
          <w:b/>
          <w:bCs/>
          <w:color w:val="4472C4" w:themeColor="accent1"/>
        </w:rPr>
      </w:pPr>
    </w:p>
    <w:p w14:paraId="5B3E177C" w14:textId="603F5304" w:rsidR="00D627DD" w:rsidRDefault="00CF3D23" w:rsidP="009B4765">
      <w:pPr>
        <w:spacing w:after="0" w:line="240" w:lineRule="auto"/>
        <w:rPr>
          <w:rFonts w:cstheme="minorHAnsi"/>
          <w:sz w:val="24"/>
          <w:szCs w:val="24"/>
        </w:rPr>
      </w:pPr>
      <w:r>
        <w:rPr>
          <w:rFonts w:cstheme="minorHAnsi"/>
          <w:b/>
          <w:bCs/>
          <w:sz w:val="24"/>
          <w:szCs w:val="24"/>
        </w:rPr>
        <w:lastRenderedPageBreak/>
        <w:t xml:space="preserve">Step5: </w:t>
      </w:r>
      <w:r w:rsidRPr="00DE1393">
        <w:rPr>
          <w:rFonts w:cstheme="minorHAnsi"/>
          <w:b/>
          <w:bCs/>
          <w:sz w:val="24"/>
          <w:szCs w:val="24"/>
        </w:rPr>
        <w:t xml:space="preserve"> </w:t>
      </w:r>
      <w:r>
        <w:rPr>
          <w:rFonts w:cstheme="minorHAnsi"/>
          <w:sz w:val="24"/>
          <w:szCs w:val="24"/>
        </w:rPr>
        <w:t>You will see IPQualityScore Tag and Threat Rating will be updated</w:t>
      </w:r>
      <w:r w:rsidR="00A8622F">
        <w:rPr>
          <w:rFonts w:cstheme="minorHAnsi"/>
          <w:sz w:val="24"/>
          <w:szCs w:val="24"/>
        </w:rPr>
        <w:t xml:space="preserve"> based on API Response. For detailed Mapping, please refer </w:t>
      </w:r>
      <w:hyperlink w:anchor="ThreatMappingTable" w:history="1">
        <w:r w:rsidR="00A8622F" w:rsidRPr="00A8622F">
          <w:rPr>
            <w:rStyle w:val="Hyperlink"/>
            <w:rFonts w:cstheme="minorHAnsi"/>
            <w:sz w:val="24"/>
            <w:szCs w:val="24"/>
          </w:rPr>
          <w:t>Threat Rating Metrics Table</w:t>
        </w:r>
      </w:hyperlink>
      <w:r w:rsidR="00A8622F">
        <w:rPr>
          <w:rFonts w:cstheme="minorHAnsi"/>
          <w:sz w:val="24"/>
          <w:szCs w:val="24"/>
        </w:rPr>
        <w:t>.</w:t>
      </w:r>
    </w:p>
    <w:p w14:paraId="7860A1C8" w14:textId="77777777" w:rsidR="00D52C04" w:rsidRDefault="00D52C04" w:rsidP="009B4765">
      <w:pPr>
        <w:spacing w:after="0" w:line="240" w:lineRule="auto"/>
        <w:rPr>
          <w:rFonts w:cstheme="minorHAnsi"/>
          <w:sz w:val="24"/>
          <w:szCs w:val="24"/>
        </w:rPr>
      </w:pPr>
    </w:p>
    <w:p w14:paraId="3D6454D8" w14:textId="6C1B8AA9" w:rsidR="009B4765" w:rsidRDefault="009B4765" w:rsidP="009B4765">
      <w:pPr>
        <w:spacing w:after="0" w:line="240" w:lineRule="auto"/>
        <w:rPr>
          <w:rFonts w:cstheme="minorHAnsi"/>
          <w:sz w:val="24"/>
          <w:szCs w:val="24"/>
        </w:rPr>
      </w:pPr>
      <w:r>
        <w:rPr>
          <w:noProof/>
        </w:rPr>
        <w:drawing>
          <wp:inline distT="0" distB="0" distL="0" distR="0" wp14:anchorId="77A3597F" wp14:editId="6A0E31A2">
            <wp:extent cx="5731510" cy="3691890"/>
            <wp:effectExtent l="0" t="0" r="2540" b="3810"/>
            <wp:docPr id="19" name="Picture 19"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691890"/>
                    </a:xfrm>
                    <a:prstGeom prst="rect">
                      <a:avLst/>
                    </a:prstGeom>
                  </pic:spPr>
                </pic:pic>
              </a:graphicData>
            </a:graphic>
          </wp:inline>
        </w:drawing>
      </w:r>
    </w:p>
    <w:p w14:paraId="118D5785" w14:textId="77777777" w:rsidR="00A8622F" w:rsidRDefault="00A8622F" w:rsidP="009B4765">
      <w:pPr>
        <w:spacing w:after="0" w:line="240" w:lineRule="auto"/>
        <w:rPr>
          <w:rFonts w:cstheme="minorHAnsi"/>
          <w:sz w:val="24"/>
          <w:szCs w:val="24"/>
        </w:rPr>
      </w:pPr>
    </w:p>
    <w:p w14:paraId="630B2B33" w14:textId="4D17B3EA" w:rsidR="00CF3D23" w:rsidRPr="00A4440D" w:rsidRDefault="00CF3D23" w:rsidP="009B4765">
      <w:pPr>
        <w:spacing w:after="0" w:line="240" w:lineRule="auto"/>
        <w:ind w:firstLine="720"/>
        <w:rPr>
          <w:rFonts w:ascii="Bell MT" w:hAnsi="Bell MT"/>
          <w:b/>
          <w:bCs/>
          <w:sz w:val="20"/>
          <w:szCs w:val="20"/>
        </w:rPr>
      </w:pPr>
    </w:p>
    <w:p w14:paraId="5AC6DA83" w14:textId="78333FCA" w:rsidR="00C0224A" w:rsidRDefault="00C0224A" w:rsidP="007D03D1">
      <w:pPr>
        <w:pStyle w:val="ListParagraph"/>
        <w:ind w:left="1512"/>
      </w:pPr>
    </w:p>
    <w:p w14:paraId="1C93D758" w14:textId="60160077" w:rsidR="00CF3D23" w:rsidRPr="00971CD2" w:rsidRDefault="001820A2" w:rsidP="00325D21">
      <w:pPr>
        <w:pStyle w:val="Heading1"/>
        <w:spacing w:before="480" w:line="276" w:lineRule="auto"/>
        <w:rPr>
          <w:rFonts w:ascii="Cambria" w:eastAsia="Cambria" w:hAnsi="Cambria" w:cs="Cambria"/>
          <w:b/>
          <w:bCs/>
          <w:color w:val="4472C4" w:themeColor="accent1"/>
          <w:lang w:val="en-IN"/>
        </w:rPr>
      </w:pPr>
      <w:bookmarkStart w:id="24" w:name="_Toc69328882"/>
      <w:r w:rsidRPr="00971CD2">
        <w:rPr>
          <w:rFonts w:ascii="Cambria" w:eastAsia="Cambria" w:hAnsi="Cambria" w:cs="Cambria"/>
          <w:b/>
          <w:bCs/>
          <w:color w:val="4472C4" w:themeColor="accent1"/>
          <w:lang w:val="en-IN"/>
        </w:rPr>
        <w:t>6</w:t>
      </w:r>
      <w:r w:rsidR="00323FE9">
        <w:rPr>
          <w:rFonts w:ascii="Cambria" w:eastAsia="Cambria" w:hAnsi="Cambria" w:cs="Cambria"/>
          <w:b/>
          <w:bCs/>
          <w:color w:val="4472C4" w:themeColor="accent1"/>
          <w:lang w:val="en-IN"/>
        </w:rPr>
        <w:t>.</w:t>
      </w:r>
      <w:r w:rsidR="00FF59BC" w:rsidRPr="00971CD2">
        <w:rPr>
          <w:rFonts w:ascii="Cambria" w:eastAsia="Cambria" w:hAnsi="Cambria" w:cs="Cambria"/>
          <w:b/>
          <w:bCs/>
          <w:color w:val="4472C4" w:themeColor="accent1"/>
          <w:lang w:val="en-IN"/>
        </w:rPr>
        <w:t xml:space="preserve"> </w:t>
      </w:r>
      <w:r w:rsidR="00ED65F7" w:rsidRPr="00971CD2">
        <w:rPr>
          <w:rFonts w:ascii="Cambria" w:eastAsia="Cambria" w:hAnsi="Cambria" w:cs="Cambria"/>
          <w:b/>
          <w:bCs/>
          <w:color w:val="4472C4" w:themeColor="accent1"/>
          <w:lang w:val="en-IN"/>
        </w:rPr>
        <w:t>R</w:t>
      </w:r>
      <w:r w:rsidR="00CF3D23" w:rsidRPr="00971CD2">
        <w:rPr>
          <w:rFonts w:ascii="Cambria" w:eastAsia="Cambria" w:hAnsi="Cambria" w:cs="Cambria"/>
          <w:b/>
          <w:bCs/>
          <w:color w:val="4472C4" w:themeColor="accent1"/>
          <w:lang w:val="en-IN"/>
        </w:rPr>
        <w:t>unning Email Address Reputation Playbook Template</w:t>
      </w:r>
      <w:bookmarkEnd w:id="24"/>
    </w:p>
    <w:p w14:paraId="2D1FDF09" w14:textId="5082A940" w:rsidR="00BD0838" w:rsidRDefault="00BD0838" w:rsidP="009B4765">
      <w:pPr>
        <w:pStyle w:val="ListParagraph"/>
        <w:ind w:left="0"/>
        <w:rPr>
          <w:rFonts w:cstheme="minorHAnsi"/>
          <w:sz w:val="24"/>
          <w:szCs w:val="24"/>
        </w:rPr>
      </w:pPr>
      <w:r w:rsidRPr="00BD0838">
        <w:rPr>
          <w:rFonts w:cstheme="minorHAnsi"/>
          <w:sz w:val="24"/>
          <w:szCs w:val="24"/>
        </w:rPr>
        <w:t>This Playbook Template provides the Reputation (Critical, High Risk, Moderate Risk, Low Risk, Invalid, Clean) and Threat Rating (Critical Threat, High Threat, Moderate Threat, Low Threat, Suspicious) for the provided Email Address based on the status of email’s inbox (validation check) and recent reputation across the IPQS threat network. It also adds First Seen information as a custom attribute and other important information such as Fraud Score, Recent Abuse, Deliverability, and more in the description attribute for the provided Email Address.</w:t>
      </w:r>
    </w:p>
    <w:p w14:paraId="3FA3E8D2" w14:textId="77777777" w:rsidR="00BD0838" w:rsidRPr="00BD0838" w:rsidRDefault="00BD0838" w:rsidP="009B4765">
      <w:pPr>
        <w:pStyle w:val="ListParagraph"/>
        <w:ind w:left="0"/>
        <w:rPr>
          <w:rFonts w:cstheme="minorHAnsi"/>
          <w:sz w:val="24"/>
          <w:szCs w:val="24"/>
        </w:rPr>
      </w:pPr>
    </w:p>
    <w:p w14:paraId="4B479509" w14:textId="7A912405" w:rsidR="00CF3D23" w:rsidRDefault="00CF3D23" w:rsidP="009B4765">
      <w:pPr>
        <w:pStyle w:val="ListParagraph"/>
        <w:ind w:left="0"/>
        <w:rPr>
          <w:rFonts w:cstheme="minorHAnsi"/>
          <w:b/>
          <w:bCs/>
          <w:sz w:val="24"/>
          <w:szCs w:val="24"/>
        </w:rPr>
      </w:pPr>
      <w:r w:rsidRPr="00CF3D23">
        <w:rPr>
          <w:rFonts w:cstheme="minorHAnsi"/>
          <w:b/>
          <w:bCs/>
          <w:sz w:val="24"/>
          <w:szCs w:val="24"/>
        </w:rPr>
        <w:t xml:space="preserve">Step1:  </w:t>
      </w:r>
      <w:r w:rsidRPr="00CF3D23">
        <w:rPr>
          <w:rFonts w:cstheme="minorHAnsi"/>
          <w:sz w:val="24"/>
          <w:szCs w:val="24"/>
        </w:rPr>
        <w:t xml:space="preserve">Browse to the existing </w:t>
      </w:r>
      <w:r>
        <w:rPr>
          <w:rFonts w:cstheme="minorHAnsi"/>
          <w:sz w:val="24"/>
          <w:szCs w:val="24"/>
        </w:rPr>
        <w:t xml:space="preserve">Email </w:t>
      </w:r>
      <w:r w:rsidRPr="00CF3D23">
        <w:rPr>
          <w:rFonts w:cstheme="minorHAnsi"/>
          <w:sz w:val="24"/>
          <w:szCs w:val="24"/>
        </w:rPr>
        <w:t xml:space="preserve">Address Indicator (or) Create a new </w:t>
      </w:r>
      <w:r>
        <w:rPr>
          <w:rFonts w:cstheme="minorHAnsi"/>
          <w:sz w:val="24"/>
          <w:szCs w:val="24"/>
        </w:rPr>
        <w:t xml:space="preserve">Email </w:t>
      </w:r>
      <w:r w:rsidRPr="00CF3D23">
        <w:rPr>
          <w:rFonts w:cstheme="minorHAnsi"/>
          <w:sz w:val="24"/>
          <w:szCs w:val="24"/>
        </w:rPr>
        <w:t>Address Indicator as shown below.</w:t>
      </w:r>
      <w:r w:rsidRPr="00CF3D23">
        <w:rPr>
          <w:rFonts w:cstheme="minorHAnsi"/>
          <w:b/>
          <w:bCs/>
          <w:sz w:val="24"/>
          <w:szCs w:val="24"/>
        </w:rPr>
        <w:t xml:space="preserve">         </w:t>
      </w:r>
    </w:p>
    <w:p w14:paraId="7A423217" w14:textId="38D23613" w:rsidR="008A1DA4" w:rsidRDefault="008A1DA4" w:rsidP="009B4765">
      <w:pPr>
        <w:pStyle w:val="ListParagraph"/>
        <w:ind w:left="0"/>
        <w:rPr>
          <w:rFonts w:cstheme="minorHAnsi"/>
          <w:b/>
          <w:bCs/>
          <w:sz w:val="24"/>
          <w:szCs w:val="24"/>
        </w:rPr>
      </w:pPr>
      <w:r>
        <w:rPr>
          <w:rFonts w:cstheme="minorHAnsi"/>
          <w:b/>
          <w:bCs/>
          <w:noProof/>
          <w:sz w:val="24"/>
          <w:szCs w:val="24"/>
        </w:rPr>
        <w:lastRenderedPageBreak/>
        <w:drawing>
          <wp:inline distT="0" distB="0" distL="0" distR="0" wp14:anchorId="085D388C" wp14:editId="2DE80345">
            <wp:extent cx="5731510" cy="1929765"/>
            <wp:effectExtent l="0" t="0" r="254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1929765"/>
                    </a:xfrm>
                    <a:prstGeom prst="rect">
                      <a:avLst/>
                    </a:prstGeom>
                  </pic:spPr>
                </pic:pic>
              </a:graphicData>
            </a:graphic>
          </wp:inline>
        </w:drawing>
      </w:r>
    </w:p>
    <w:p w14:paraId="73713FBB" w14:textId="64523958" w:rsidR="008A1DA4" w:rsidRDefault="008A1DA4" w:rsidP="009B4765">
      <w:pPr>
        <w:pStyle w:val="ListParagraph"/>
        <w:ind w:left="0"/>
        <w:rPr>
          <w:rFonts w:cstheme="minorHAnsi"/>
          <w:b/>
          <w:bCs/>
          <w:sz w:val="24"/>
          <w:szCs w:val="24"/>
        </w:rPr>
      </w:pPr>
      <w:r>
        <w:rPr>
          <w:rFonts w:cstheme="minorHAnsi"/>
          <w:b/>
          <w:bCs/>
          <w:noProof/>
          <w:sz w:val="24"/>
          <w:szCs w:val="24"/>
        </w:rPr>
        <w:drawing>
          <wp:inline distT="0" distB="0" distL="0" distR="0" wp14:anchorId="416EBF1C" wp14:editId="0C89DB15">
            <wp:extent cx="5731510" cy="1941195"/>
            <wp:effectExtent l="0" t="0" r="2540" b="1905"/>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1941195"/>
                    </a:xfrm>
                    <a:prstGeom prst="rect">
                      <a:avLst/>
                    </a:prstGeom>
                  </pic:spPr>
                </pic:pic>
              </a:graphicData>
            </a:graphic>
          </wp:inline>
        </w:drawing>
      </w:r>
    </w:p>
    <w:p w14:paraId="70DEE440" w14:textId="7D02D49E" w:rsidR="00CF3D23" w:rsidRDefault="00CF3D23" w:rsidP="009B4765">
      <w:pPr>
        <w:pStyle w:val="ListParagraph"/>
        <w:ind w:left="0"/>
        <w:rPr>
          <w:rFonts w:cstheme="minorHAnsi"/>
          <w:sz w:val="24"/>
          <w:szCs w:val="24"/>
        </w:rPr>
      </w:pPr>
      <w:r>
        <w:rPr>
          <w:rFonts w:cstheme="minorHAnsi"/>
          <w:b/>
          <w:bCs/>
          <w:sz w:val="24"/>
          <w:szCs w:val="24"/>
        </w:rPr>
        <w:t xml:space="preserve">Step2: </w:t>
      </w:r>
      <w:r w:rsidRPr="00DE1393">
        <w:rPr>
          <w:rFonts w:cstheme="minorHAnsi"/>
          <w:b/>
          <w:bCs/>
          <w:sz w:val="24"/>
          <w:szCs w:val="24"/>
        </w:rPr>
        <w:t xml:space="preserve"> </w:t>
      </w:r>
      <w:r w:rsidRPr="00DE1393">
        <w:rPr>
          <w:rFonts w:cstheme="minorHAnsi"/>
          <w:sz w:val="24"/>
          <w:szCs w:val="24"/>
        </w:rPr>
        <w:t xml:space="preserve">You can see the “IPQualityScore </w:t>
      </w:r>
      <w:r w:rsidR="008A1DA4">
        <w:rPr>
          <w:rFonts w:cstheme="minorHAnsi"/>
          <w:sz w:val="24"/>
          <w:szCs w:val="24"/>
        </w:rPr>
        <w:t>Email</w:t>
      </w:r>
      <w:r w:rsidRPr="00DE1393">
        <w:rPr>
          <w:rFonts w:cstheme="minorHAnsi"/>
          <w:sz w:val="24"/>
          <w:szCs w:val="24"/>
        </w:rPr>
        <w:t xml:space="preserve"> Address Reputation” Playbook Action in the Address Indicator details page.</w:t>
      </w:r>
    </w:p>
    <w:p w14:paraId="6CE1828C" w14:textId="12E7E8CF" w:rsidR="008A1DA4" w:rsidRDefault="008A1DA4" w:rsidP="009B4765">
      <w:pPr>
        <w:pStyle w:val="ListParagraph"/>
        <w:ind w:left="0"/>
        <w:rPr>
          <w:rFonts w:cstheme="minorHAnsi"/>
          <w:b/>
          <w:bCs/>
          <w:sz w:val="24"/>
          <w:szCs w:val="24"/>
        </w:rPr>
      </w:pPr>
      <w:r>
        <w:rPr>
          <w:noProof/>
        </w:rPr>
        <w:drawing>
          <wp:inline distT="0" distB="0" distL="0" distR="0" wp14:anchorId="65DB15F4" wp14:editId="4FA8D501">
            <wp:extent cx="5731510" cy="1175385"/>
            <wp:effectExtent l="0" t="0" r="2540" b="5715"/>
            <wp:docPr id="48" name="Picture 48"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1175385"/>
                    </a:xfrm>
                    <a:prstGeom prst="rect">
                      <a:avLst/>
                    </a:prstGeom>
                  </pic:spPr>
                </pic:pic>
              </a:graphicData>
            </a:graphic>
          </wp:inline>
        </w:drawing>
      </w:r>
    </w:p>
    <w:p w14:paraId="7965C167" w14:textId="1B0074C3" w:rsidR="008A1DA4" w:rsidRDefault="008A1DA4" w:rsidP="009B4765">
      <w:pPr>
        <w:pStyle w:val="ListParagraph"/>
        <w:ind w:left="0"/>
        <w:rPr>
          <w:rFonts w:cstheme="minorHAnsi"/>
          <w:sz w:val="24"/>
          <w:szCs w:val="24"/>
        </w:rPr>
      </w:pPr>
      <w:r>
        <w:rPr>
          <w:rFonts w:cstheme="minorHAnsi"/>
          <w:b/>
          <w:bCs/>
          <w:sz w:val="24"/>
          <w:szCs w:val="24"/>
        </w:rPr>
        <w:t xml:space="preserve">Step3: </w:t>
      </w:r>
      <w:r w:rsidRPr="00DE1393">
        <w:rPr>
          <w:rFonts w:cstheme="minorHAnsi"/>
          <w:b/>
          <w:bCs/>
          <w:sz w:val="24"/>
          <w:szCs w:val="24"/>
        </w:rPr>
        <w:t xml:space="preserve"> </w:t>
      </w:r>
      <w:r>
        <w:rPr>
          <w:rFonts w:cstheme="minorHAnsi"/>
          <w:sz w:val="24"/>
          <w:szCs w:val="24"/>
        </w:rPr>
        <w:t>Run the playbook by clicking on the Play button. The Status for the playbook Action will change to Completed when done.</w:t>
      </w:r>
    </w:p>
    <w:p w14:paraId="7B8C17CE" w14:textId="39E2952D" w:rsidR="008A1DA4" w:rsidRDefault="008A1DA4" w:rsidP="009B4765">
      <w:pPr>
        <w:pStyle w:val="ListParagraph"/>
        <w:ind w:left="0"/>
        <w:rPr>
          <w:rFonts w:cstheme="minorHAnsi"/>
          <w:sz w:val="24"/>
          <w:szCs w:val="24"/>
        </w:rPr>
      </w:pPr>
      <w:r>
        <w:rPr>
          <w:noProof/>
        </w:rPr>
        <w:drawing>
          <wp:inline distT="0" distB="0" distL="0" distR="0" wp14:anchorId="4481A375" wp14:editId="4B637124">
            <wp:extent cx="5731510" cy="1010920"/>
            <wp:effectExtent l="0" t="0" r="2540" b="0"/>
            <wp:docPr id="49" name="Picture 49"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1010920"/>
                    </a:xfrm>
                    <a:prstGeom prst="rect">
                      <a:avLst/>
                    </a:prstGeom>
                  </pic:spPr>
                </pic:pic>
              </a:graphicData>
            </a:graphic>
          </wp:inline>
        </w:drawing>
      </w:r>
    </w:p>
    <w:p w14:paraId="1C76FFF6" w14:textId="2887710B" w:rsidR="008A1DA4" w:rsidRDefault="008A1DA4" w:rsidP="009B4765">
      <w:pPr>
        <w:rPr>
          <w:rFonts w:cstheme="minorHAnsi"/>
          <w:sz w:val="24"/>
          <w:szCs w:val="24"/>
        </w:rPr>
      </w:pPr>
      <w:r>
        <w:rPr>
          <w:rFonts w:cstheme="minorHAnsi"/>
          <w:b/>
          <w:bCs/>
          <w:sz w:val="24"/>
          <w:szCs w:val="24"/>
        </w:rPr>
        <w:t xml:space="preserve">Step4: </w:t>
      </w:r>
      <w:r w:rsidRPr="00DE1393">
        <w:rPr>
          <w:rFonts w:cstheme="minorHAnsi"/>
          <w:b/>
          <w:bCs/>
          <w:sz w:val="24"/>
          <w:szCs w:val="24"/>
        </w:rPr>
        <w:t xml:space="preserve"> </w:t>
      </w:r>
      <w:r>
        <w:rPr>
          <w:rFonts w:cstheme="minorHAnsi"/>
          <w:sz w:val="24"/>
          <w:szCs w:val="24"/>
        </w:rPr>
        <w:t xml:space="preserve">Now, refresh the Email Address Indicator Details page. You will see the following Custom attributes are created. </w:t>
      </w:r>
    </w:p>
    <w:p w14:paraId="6F088C15" w14:textId="5B7D03BA" w:rsidR="008A1DA4" w:rsidRDefault="008A1DA4" w:rsidP="009B4765">
      <w:pPr>
        <w:rPr>
          <w:rFonts w:cstheme="minorHAnsi"/>
          <w:sz w:val="24"/>
          <w:szCs w:val="24"/>
        </w:rPr>
      </w:pPr>
      <w:r>
        <w:rPr>
          <w:noProof/>
        </w:rPr>
        <w:lastRenderedPageBreak/>
        <w:drawing>
          <wp:inline distT="0" distB="0" distL="0" distR="0" wp14:anchorId="6604ED08" wp14:editId="27246D81">
            <wp:extent cx="5731510" cy="5266055"/>
            <wp:effectExtent l="0" t="0" r="2540" b="0"/>
            <wp:docPr id="50" name="Picture 50"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5266055"/>
                    </a:xfrm>
                    <a:prstGeom prst="rect">
                      <a:avLst/>
                    </a:prstGeom>
                  </pic:spPr>
                </pic:pic>
              </a:graphicData>
            </a:graphic>
          </wp:inline>
        </w:drawing>
      </w:r>
    </w:p>
    <w:p w14:paraId="19D3A444" w14:textId="4B41F39E" w:rsidR="00A8622F" w:rsidRDefault="008A1DA4" w:rsidP="009B4765">
      <w:pPr>
        <w:spacing w:after="0" w:line="240" w:lineRule="auto"/>
        <w:rPr>
          <w:rFonts w:cstheme="minorHAnsi"/>
          <w:sz w:val="24"/>
          <w:szCs w:val="24"/>
        </w:rPr>
      </w:pPr>
      <w:r>
        <w:rPr>
          <w:rFonts w:cstheme="minorHAnsi"/>
          <w:b/>
          <w:bCs/>
          <w:sz w:val="24"/>
          <w:szCs w:val="24"/>
        </w:rPr>
        <w:t xml:space="preserve">Step5: </w:t>
      </w:r>
      <w:r w:rsidRPr="00DE1393">
        <w:rPr>
          <w:rFonts w:cstheme="minorHAnsi"/>
          <w:b/>
          <w:bCs/>
          <w:sz w:val="24"/>
          <w:szCs w:val="24"/>
        </w:rPr>
        <w:t xml:space="preserve"> </w:t>
      </w:r>
      <w:r>
        <w:rPr>
          <w:rFonts w:cstheme="minorHAnsi"/>
          <w:sz w:val="24"/>
          <w:szCs w:val="24"/>
        </w:rPr>
        <w:t xml:space="preserve">You will see IPQualityScore Tag and Threat Rating </w:t>
      </w:r>
      <w:r w:rsidR="00A8622F">
        <w:rPr>
          <w:rFonts w:cstheme="minorHAnsi"/>
          <w:sz w:val="24"/>
          <w:szCs w:val="24"/>
        </w:rPr>
        <w:t xml:space="preserve">will be updated based on API Response. For detailed Mapping, please refer </w:t>
      </w:r>
      <w:hyperlink w:anchor="ThreatMappingTable" w:history="1">
        <w:r w:rsidR="00A8622F" w:rsidRPr="00A8622F">
          <w:rPr>
            <w:rStyle w:val="Hyperlink"/>
            <w:rFonts w:cstheme="minorHAnsi"/>
            <w:sz w:val="24"/>
            <w:szCs w:val="24"/>
          </w:rPr>
          <w:t>Threat Rating Metrics Table</w:t>
        </w:r>
      </w:hyperlink>
      <w:r w:rsidR="00A8622F">
        <w:rPr>
          <w:rFonts w:cstheme="minorHAnsi"/>
          <w:sz w:val="24"/>
          <w:szCs w:val="24"/>
        </w:rPr>
        <w:t>.</w:t>
      </w:r>
    </w:p>
    <w:p w14:paraId="3C2BBF07" w14:textId="45754B00" w:rsidR="009B4765" w:rsidRDefault="009B4765" w:rsidP="009B4765">
      <w:pPr>
        <w:spacing w:after="0" w:line="240" w:lineRule="auto"/>
        <w:rPr>
          <w:rFonts w:cstheme="minorHAnsi"/>
          <w:sz w:val="24"/>
          <w:szCs w:val="24"/>
        </w:rPr>
      </w:pPr>
      <w:r>
        <w:rPr>
          <w:noProof/>
        </w:rPr>
        <w:lastRenderedPageBreak/>
        <w:drawing>
          <wp:inline distT="0" distB="0" distL="0" distR="0" wp14:anchorId="3FCB1445" wp14:editId="52985BD2">
            <wp:extent cx="5731510" cy="3691890"/>
            <wp:effectExtent l="0" t="0" r="2540" b="3810"/>
            <wp:docPr id="1687446795" name="Picture 1687446795"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691890"/>
                    </a:xfrm>
                    <a:prstGeom prst="rect">
                      <a:avLst/>
                    </a:prstGeom>
                  </pic:spPr>
                </pic:pic>
              </a:graphicData>
            </a:graphic>
          </wp:inline>
        </w:drawing>
      </w:r>
    </w:p>
    <w:p w14:paraId="4DE5E273" w14:textId="67518F2F" w:rsidR="008A1DA4" w:rsidRDefault="008A1DA4" w:rsidP="008A1DA4">
      <w:pPr>
        <w:spacing w:after="0" w:line="240" w:lineRule="auto"/>
        <w:ind w:firstLine="720"/>
        <w:rPr>
          <w:rFonts w:cstheme="minorHAnsi"/>
          <w:sz w:val="24"/>
          <w:szCs w:val="24"/>
        </w:rPr>
      </w:pPr>
      <w:r>
        <w:rPr>
          <w:rFonts w:cstheme="minorHAnsi"/>
          <w:sz w:val="24"/>
          <w:szCs w:val="24"/>
        </w:rPr>
        <w:t>.</w:t>
      </w:r>
    </w:p>
    <w:p w14:paraId="2D0A553B" w14:textId="3D92FEB3" w:rsidR="008A1DA4" w:rsidRDefault="008A1DA4" w:rsidP="009B4765">
      <w:pPr>
        <w:spacing w:after="0" w:line="240" w:lineRule="auto"/>
        <w:ind w:firstLine="720"/>
        <w:rPr>
          <w:rFonts w:cstheme="minorHAnsi"/>
          <w:sz w:val="24"/>
          <w:szCs w:val="24"/>
        </w:rPr>
      </w:pPr>
    </w:p>
    <w:p w14:paraId="6EACA255" w14:textId="11E75AD0" w:rsidR="008A1DA4" w:rsidRPr="00971CD2" w:rsidRDefault="001820A2" w:rsidP="00325D21">
      <w:pPr>
        <w:pStyle w:val="Heading1"/>
        <w:spacing w:before="480" w:line="276" w:lineRule="auto"/>
        <w:rPr>
          <w:rFonts w:ascii="Cambria" w:eastAsia="Cambria" w:hAnsi="Cambria" w:cs="Cambria"/>
          <w:b/>
          <w:bCs/>
          <w:color w:val="4472C4" w:themeColor="accent1"/>
          <w:lang w:val="en-IN"/>
        </w:rPr>
      </w:pPr>
      <w:bookmarkStart w:id="25" w:name="_Toc69328883"/>
      <w:r w:rsidRPr="00971CD2">
        <w:rPr>
          <w:rFonts w:ascii="Cambria" w:eastAsia="Cambria" w:hAnsi="Cambria" w:cs="Cambria"/>
          <w:b/>
          <w:bCs/>
          <w:color w:val="4472C4" w:themeColor="accent1"/>
          <w:lang w:val="en-IN"/>
        </w:rPr>
        <w:t>7</w:t>
      </w:r>
      <w:r w:rsidR="00323FE9">
        <w:rPr>
          <w:rFonts w:ascii="Cambria" w:eastAsia="Cambria" w:hAnsi="Cambria" w:cs="Cambria"/>
          <w:b/>
          <w:bCs/>
          <w:color w:val="4472C4" w:themeColor="accent1"/>
          <w:lang w:val="en-IN"/>
        </w:rPr>
        <w:t>.</w:t>
      </w:r>
      <w:r w:rsidR="00FF59BC" w:rsidRPr="00971CD2">
        <w:rPr>
          <w:rFonts w:ascii="Cambria" w:eastAsia="Cambria" w:hAnsi="Cambria" w:cs="Cambria"/>
          <w:b/>
          <w:bCs/>
          <w:color w:val="4472C4" w:themeColor="accent1"/>
          <w:lang w:val="en-IN"/>
        </w:rPr>
        <w:t xml:space="preserve"> </w:t>
      </w:r>
      <w:r w:rsidR="008A1DA4" w:rsidRPr="00971CD2">
        <w:rPr>
          <w:rFonts w:ascii="Cambria" w:eastAsia="Cambria" w:hAnsi="Cambria" w:cs="Cambria"/>
          <w:b/>
          <w:bCs/>
          <w:color w:val="4472C4" w:themeColor="accent1"/>
          <w:lang w:val="en-IN"/>
        </w:rPr>
        <w:t>Running URL/Domain Reputation Playbook Template</w:t>
      </w:r>
      <w:bookmarkEnd w:id="25"/>
    </w:p>
    <w:p w14:paraId="2173089A" w14:textId="2885F86D" w:rsidR="00BD0838" w:rsidRPr="00BD0838" w:rsidRDefault="00BD0838" w:rsidP="009B4765">
      <w:pPr>
        <w:pStyle w:val="ListParagraph"/>
        <w:ind w:left="0"/>
        <w:rPr>
          <w:rFonts w:cstheme="minorHAnsi"/>
          <w:sz w:val="24"/>
          <w:szCs w:val="24"/>
        </w:rPr>
      </w:pPr>
      <w:r w:rsidRPr="00BD0838">
        <w:rPr>
          <w:rFonts w:cstheme="minorHAnsi"/>
          <w:sz w:val="24"/>
          <w:szCs w:val="24"/>
        </w:rPr>
        <w:t>This Playbook Template provides the Reputation (Critical, High Risk, Moderate Risk, Low Risk, Suspicious, Clean) and Threat Rating (Critical Threat, High Threat, Moderate Threat, Low Threat, Suspicious) for the provided URL/Domain based on Risk Score. It also adds Domain Rank, IP Address, and Status for Malware, Parking, Phishing, Spamming, and Suspicious or Unsafe behavior as custom attributes, and other important information in the description attribute for the provided URL/Domain.</w:t>
      </w:r>
    </w:p>
    <w:p w14:paraId="369833E2" w14:textId="77777777" w:rsidR="00BD0838" w:rsidRDefault="00BD0838" w:rsidP="009B4765">
      <w:pPr>
        <w:pStyle w:val="ListParagraph"/>
        <w:ind w:left="0"/>
        <w:rPr>
          <w:rFonts w:cstheme="minorHAnsi"/>
          <w:b/>
          <w:bCs/>
          <w:sz w:val="24"/>
          <w:szCs w:val="24"/>
        </w:rPr>
      </w:pPr>
    </w:p>
    <w:p w14:paraId="6FDC7D4E" w14:textId="701E34C2" w:rsidR="008A1DA4" w:rsidRDefault="008A1DA4" w:rsidP="009B4765">
      <w:pPr>
        <w:pStyle w:val="ListParagraph"/>
        <w:ind w:left="0"/>
        <w:rPr>
          <w:rFonts w:cstheme="minorHAnsi"/>
          <w:b/>
          <w:bCs/>
          <w:sz w:val="24"/>
          <w:szCs w:val="24"/>
        </w:rPr>
      </w:pPr>
      <w:r w:rsidRPr="00CF3D23">
        <w:rPr>
          <w:rFonts w:cstheme="minorHAnsi"/>
          <w:b/>
          <w:bCs/>
          <w:sz w:val="24"/>
          <w:szCs w:val="24"/>
        </w:rPr>
        <w:t xml:space="preserve">Step1:  </w:t>
      </w:r>
      <w:r w:rsidRPr="00CF3D23">
        <w:rPr>
          <w:rFonts w:cstheme="minorHAnsi"/>
          <w:sz w:val="24"/>
          <w:szCs w:val="24"/>
        </w:rPr>
        <w:t xml:space="preserve">Browse to the existing </w:t>
      </w:r>
      <w:r>
        <w:rPr>
          <w:rFonts w:cstheme="minorHAnsi"/>
          <w:sz w:val="24"/>
          <w:szCs w:val="24"/>
        </w:rPr>
        <w:t xml:space="preserve">URL or Host </w:t>
      </w:r>
      <w:r w:rsidRPr="00CF3D23">
        <w:rPr>
          <w:rFonts w:cstheme="minorHAnsi"/>
          <w:sz w:val="24"/>
          <w:szCs w:val="24"/>
        </w:rPr>
        <w:t xml:space="preserve">Indicator (or) Create a new </w:t>
      </w:r>
      <w:r>
        <w:rPr>
          <w:rFonts w:cstheme="minorHAnsi"/>
          <w:sz w:val="24"/>
          <w:szCs w:val="24"/>
        </w:rPr>
        <w:t xml:space="preserve">URL or Host </w:t>
      </w:r>
      <w:r w:rsidRPr="00CF3D23">
        <w:rPr>
          <w:rFonts w:cstheme="minorHAnsi"/>
          <w:sz w:val="24"/>
          <w:szCs w:val="24"/>
        </w:rPr>
        <w:t>Indicator as shown below.</w:t>
      </w:r>
      <w:r w:rsidRPr="00CF3D23">
        <w:rPr>
          <w:rFonts w:cstheme="minorHAnsi"/>
          <w:b/>
          <w:bCs/>
          <w:sz w:val="24"/>
          <w:szCs w:val="24"/>
        </w:rPr>
        <w:t xml:space="preserve">         </w:t>
      </w:r>
    </w:p>
    <w:p w14:paraId="78BFFEDC" w14:textId="3BB28733" w:rsidR="008A1DA4" w:rsidRDefault="008A1DA4" w:rsidP="009B4765">
      <w:pPr>
        <w:pStyle w:val="ListParagraph"/>
        <w:ind w:left="0"/>
        <w:rPr>
          <w:rFonts w:cstheme="minorHAnsi"/>
          <w:b/>
          <w:bCs/>
          <w:sz w:val="24"/>
          <w:szCs w:val="24"/>
        </w:rPr>
      </w:pPr>
      <w:r>
        <w:rPr>
          <w:rFonts w:cstheme="minorHAnsi"/>
          <w:b/>
          <w:bCs/>
          <w:noProof/>
          <w:sz w:val="24"/>
          <w:szCs w:val="24"/>
        </w:rPr>
        <w:drawing>
          <wp:inline distT="0" distB="0" distL="0" distR="0" wp14:anchorId="7EF1D580" wp14:editId="29E11A16">
            <wp:extent cx="5731510" cy="1924685"/>
            <wp:effectExtent l="0" t="0" r="254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1924685"/>
                    </a:xfrm>
                    <a:prstGeom prst="rect">
                      <a:avLst/>
                    </a:prstGeom>
                  </pic:spPr>
                </pic:pic>
              </a:graphicData>
            </a:graphic>
          </wp:inline>
        </w:drawing>
      </w:r>
    </w:p>
    <w:p w14:paraId="4AF974C3" w14:textId="7D4B49C1" w:rsidR="008A1DA4" w:rsidRDefault="008A1DA4" w:rsidP="009B4765">
      <w:pPr>
        <w:pStyle w:val="ListParagraph"/>
        <w:ind w:left="0"/>
        <w:rPr>
          <w:rFonts w:cstheme="minorHAnsi"/>
          <w:b/>
          <w:bCs/>
          <w:sz w:val="24"/>
          <w:szCs w:val="24"/>
        </w:rPr>
      </w:pPr>
      <w:r>
        <w:rPr>
          <w:rFonts w:cstheme="minorHAnsi"/>
          <w:b/>
          <w:bCs/>
          <w:noProof/>
          <w:sz w:val="24"/>
          <w:szCs w:val="24"/>
        </w:rPr>
        <w:lastRenderedPageBreak/>
        <w:drawing>
          <wp:inline distT="0" distB="0" distL="0" distR="0" wp14:anchorId="4C5967F3" wp14:editId="2F609BAA">
            <wp:extent cx="5731510" cy="2099310"/>
            <wp:effectExtent l="0" t="0" r="2540"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099310"/>
                    </a:xfrm>
                    <a:prstGeom prst="rect">
                      <a:avLst/>
                    </a:prstGeom>
                  </pic:spPr>
                </pic:pic>
              </a:graphicData>
            </a:graphic>
          </wp:inline>
        </w:drawing>
      </w:r>
    </w:p>
    <w:p w14:paraId="78A142EB" w14:textId="669FCB3E" w:rsidR="008A1DA4" w:rsidRDefault="008A1DA4" w:rsidP="009B4765">
      <w:pPr>
        <w:pStyle w:val="ListParagraph"/>
        <w:ind w:left="0"/>
        <w:rPr>
          <w:rFonts w:cstheme="minorHAnsi"/>
          <w:sz w:val="24"/>
          <w:szCs w:val="24"/>
        </w:rPr>
      </w:pPr>
      <w:r>
        <w:rPr>
          <w:rFonts w:cstheme="minorHAnsi"/>
          <w:b/>
          <w:bCs/>
          <w:sz w:val="24"/>
          <w:szCs w:val="24"/>
        </w:rPr>
        <w:t xml:space="preserve">Step2: </w:t>
      </w:r>
      <w:r w:rsidRPr="00DE1393">
        <w:rPr>
          <w:rFonts w:cstheme="minorHAnsi"/>
          <w:b/>
          <w:bCs/>
          <w:sz w:val="24"/>
          <w:szCs w:val="24"/>
        </w:rPr>
        <w:t xml:space="preserve"> </w:t>
      </w:r>
      <w:r w:rsidRPr="00DE1393">
        <w:rPr>
          <w:rFonts w:cstheme="minorHAnsi"/>
          <w:sz w:val="24"/>
          <w:szCs w:val="24"/>
        </w:rPr>
        <w:t xml:space="preserve">You can see the “IPQualityScore </w:t>
      </w:r>
      <w:r>
        <w:rPr>
          <w:rFonts w:cstheme="minorHAnsi"/>
          <w:sz w:val="24"/>
          <w:szCs w:val="24"/>
        </w:rPr>
        <w:t>URL</w:t>
      </w:r>
      <w:r w:rsidRPr="00DE1393">
        <w:rPr>
          <w:rFonts w:cstheme="minorHAnsi"/>
          <w:sz w:val="24"/>
          <w:szCs w:val="24"/>
        </w:rPr>
        <w:t xml:space="preserve"> Reputation” Playbook Action in the Address Indicator details page.</w:t>
      </w:r>
    </w:p>
    <w:p w14:paraId="5D911B18" w14:textId="44BC4E7D" w:rsidR="008A1DA4" w:rsidRDefault="008A1DA4" w:rsidP="009B4765">
      <w:pPr>
        <w:pStyle w:val="ListParagraph"/>
        <w:ind w:left="0"/>
        <w:rPr>
          <w:rFonts w:cstheme="minorHAnsi"/>
          <w:b/>
          <w:bCs/>
          <w:sz w:val="24"/>
          <w:szCs w:val="24"/>
        </w:rPr>
      </w:pPr>
      <w:r>
        <w:rPr>
          <w:noProof/>
        </w:rPr>
        <w:drawing>
          <wp:inline distT="0" distB="0" distL="0" distR="0" wp14:anchorId="071BFBF6" wp14:editId="7C046403">
            <wp:extent cx="5731510" cy="1234440"/>
            <wp:effectExtent l="0" t="0" r="2540" b="3810"/>
            <wp:docPr id="54" name="Picture 54"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1234440"/>
                    </a:xfrm>
                    <a:prstGeom prst="rect">
                      <a:avLst/>
                    </a:prstGeom>
                  </pic:spPr>
                </pic:pic>
              </a:graphicData>
            </a:graphic>
          </wp:inline>
        </w:drawing>
      </w:r>
    </w:p>
    <w:p w14:paraId="22C94CF3" w14:textId="4F7DBB61" w:rsidR="008A1DA4" w:rsidRDefault="008A1DA4" w:rsidP="009B4765">
      <w:pPr>
        <w:pStyle w:val="ListParagraph"/>
        <w:ind w:left="0"/>
        <w:rPr>
          <w:rFonts w:cstheme="minorHAnsi"/>
          <w:sz w:val="24"/>
          <w:szCs w:val="24"/>
        </w:rPr>
      </w:pPr>
      <w:r>
        <w:rPr>
          <w:rFonts w:cstheme="minorHAnsi"/>
          <w:b/>
          <w:bCs/>
          <w:sz w:val="24"/>
          <w:szCs w:val="24"/>
        </w:rPr>
        <w:t xml:space="preserve">Step3: </w:t>
      </w:r>
      <w:r w:rsidRPr="00DE1393">
        <w:rPr>
          <w:rFonts w:cstheme="minorHAnsi"/>
          <w:b/>
          <w:bCs/>
          <w:sz w:val="24"/>
          <w:szCs w:val="24"/>
        </w:rPr>
        <w:t xml:space="preserve"> </w:t>
      </w:r>
      <w:r>
        <w:rPr>
          <w:rFonts w:cstheme="minorHAnsi"/>
          <w:sz w:val="24"/>
          <w:szCs w:val="24"/>
        </w:rPr>
        <w:t>Run the playbook by clicking on the Play button. The Status for the playbook Action will change to Completed when done.</w:t>
      </w:r>
    </w:p>
    <w:p w14:paraId="258A4E7C" w14:textId="6ED89889" w:rsidR="008A1DA4" w:rsidRDefault="008A1DA4" w:rsidP="008A1DA4">
      <w:pPr>
        <w:pStyle w:val="ListParagraph"/>
        <w:rPr>
          <w:rFonts w:cstheme="minorHAnsi"/>
          <w:sz w:val="24"/>
          <w:szCs w:val="24"/>
        </w:rPr>
      </w:pPr>
    </w:p>
    <w:p w14:paraId="2F283A80" w14:textId="040D2CBC" w:rsidR="008A1DA4" w:rsidRDefault="008A1DA4" w:rsidP="009B4765">
      <w:pPr>
        <w:pStyle w:val="ListParagraph"/>
        <w:ind w:left="0"/>
        <w:rPr>
          <w:rFonts w:cstheme="minorHAnsi"/>
          <w:sz w:val="24"/>
          <w:szCs w:val="24"/>
        </w:rPr>
      </w:pPr>
      <w:r>
        <w:rPr>
          <w:noProof/>
        </w:rPr>
        <w:drawing>
          <wp:inline distT="0" distB="0" distL="0" distR="0" wp14:anchorId="0879D7E1" wp14:editId="77F4366B">
            <wp:extent cx="5731510" cy="1005840"/>
            <wp:effectExtent l="0" t="0" r="2540" b="3810"/>
            <wp:docPr id="56" name="Picture 56"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1005840"/>
                    </a:xfrm>
                    <a:prstGeom prst="rect">
                      <a:avLst/>
                    </a:prstGeom>
                  </pic:spPr>
                </pic:pic>
              </a:graphicData>
            </a:graphic>
          </wp:inline>
        </w:drawing>
      </w:r>
    </w:p>
    <w:p w14:paraId="1F99C8F7" w14:textId="0660AEBE" w:rsidR="008A1DA4" w:rsidRDefault="008A1DA4" w:rsidP="009B4765">
      <w:pPr>
        <w:rPr>
          <w:rFonts w:cstheme="minorHAnsi"/>
          <w:sz w:val="24"/>
          <w:szCs w:val="24"/>
        </w:rPr>
      </w:pPr>
      <w:r>
        <w:rPr>
          <w:rFonts w:cstheme="minorHAnsi"/>
          <w:b/>
          <w:bCs/>
          <w:sz w:val="24"/>
          <w:szCs w:val="24"/>
        </w:rPr>
        <w:t xml:space="preserve">Step4: </w:t>
      </w:r>
      <w:r w:rsidRPr="00DE1393">
        <w:rPr>
          <w:rFonts w:cstheme="minorHAnsi"/>
          <w:b/>
          <w:bCs/>
          <w:sz w:val="24"/>
          <w:szCs w:val="24"/>
        </w:rPr>
        <w:t xml:space="preserve"> </w:t>
      </w:r>
      <w:r>
        <w:rPr>
          <w:rFonts w:cstheme="minorHAnsi"/>
          <w:sz w:val="24"/>
          <w:szCs w:val="24"/>
        </w:rPr>
        <w:t xml:space="preserve">Now, refresh the Indicator Details page. You will see the following Custom attributes are created. </w:t>
      </w:r>
    </w:p>
    <w:p w14:paraId="461C62F3" w14:textId="5121B1C6" w:rsidR="008A1DA4" w:rsidRDefault="008A1DA4" w:rsidP="009B4765">
      <w:pPr>
        <w:rPr>
          <w:rFonts w:cstheme="minorHAnsi"/>
          <w:sz w:val="24"/>
          <w:szCs w:val="24"/>
        </w:rPr>
      </w:pPr>
      <w:r>
        <w:rPr>
          <w:noProof/>
        </w:rPr>
        <w:lastRenderedPageBreak/>
        <w:drawing>
          <wp:inline distT="0" distB="0" distL="0" distR="0" wp14:anchorId="4B65E5ED" wp14:editId="6CD5621C">
            <wp:extent cx="5731510" cy="2985135"/>
            <wp:effectExtent l="0" t="0" r="2540" b="5715"/>
            <wp:docPr id="57" name="Picture 5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2985135"/>
                    </a:xfrm>
                    <a:prstGeom prst="rect">
                      <a:avLst/>
                    </a:prstGeom>
                  </pic:spPr>
                </pic:pic>
              </a:graphicData>
            </a:graphic>
          </wp:inline>
        </w:drawing>
      </w:r>
    </w:p>
    <w:p w14:paraId="14ADDE76" w14:textId="79495576" w:rsidR="008A1DA4" w:rsidRDefault="008A1DA4" w:rsidP="009B4765">
      <w:pPr>
        <w:rPr>
          <w:rFonts w:cstheme="minorHAnsi"/>
          <w:sz w:val="24"/>
          <w:szCs w:val="24"/>
        </w:rPr>
      </w:pPr>
      <w:r>
        <w:rPr>
          <w:noProof/>
        </w:rPr>
        <w:drawing>
          <wp:inline distT="0" distB="0" distL="0" distR="0" wp14:anchorId="305BE624" wp14:editId="04D4F861">
            <wp:extent cx="5731510" cy="3587750"/>
            <wp:effectExtent l="0" t="0" r="2540" b="0"/>
            <wp:docPr id="58" name="Picture 58"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3587750"/>
                    </a:xfrm>
                    <a:prstGeom prst="rect">
                      <a:avLst/>
                    </a:prstGeom>
                  </pic:spPr>
                </pic:pic>
              </a:graphicData>
            </a:graphic>
          </wp:inline>
        </w:drawing>
      </w:r>
    </w:p>
    <w:p w14:paraId="0D6080DD" w14:textId="47DA2A42" w:rsidR="008A1DA4" w:rsidRDefault="008A1DA4" w:rsidP="009B4765">
      <w:pPr>
        <w:rPr>
          <w:rFonts w:cstheme="minorHAnsi"/>
          <w:sz w:val="24"/>
          <w:szCs w:val="24"/>
        </w:rPr>
      </w:pPr>
      <w:r>
        <w:rPr>
          <w:noProof/>
        </w:rPr>
        <w:lastRenderedPageBreak/>
        <w:drawing>
          <wp:inline distT="0" distB="0" distL="0" distR="0" wp14:anchorId="1793F3D4" wp14:editId="3FBDC668">
            <wp:extent cx="5731510" cy="4669790"/>
            <wp:effectExtent l="0" t="0" r="2540" b="0"/>
            <wp:docPr id="59" name="Picture 59"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4669790"/>
                    </a:xfrm>
                    <a:prstGeom prst="rect">
                      <a:avLst/>
                    </a:prstGeom>
                  </pic:spPr>
                </pic:pic>
              </a:graphicData>
            </a:graphic>
          </wp:inline>
        </w:drawing>
      </w:r>
    </w:p>
    <w:p w14:paraId="0460C0AD" w14:textId="77777777" w:rsidR="00A8622F" w:rsidRDefault="008A1DA4" w:rsidP="009B4765">
      <w:pPr>
        <w:spacing w:after="0" w:line="240" w:lineRule="auto"/>
        <w:rPr>
          <w:rFonts w:cstheme="minorHAnsi"/>
          <w:sz w:val="24"/>
          <w:szCs w:val="24"/>
        </w:rPr>
      </w:pPr>
      <w:r>
        <w:rPr>
          <w:rFonts w:cstheme="minorHAnsi"/>
          <w:b/>
          <w:bCs/>
          <w:sz w:val="24"/>
          <w:szCs w:val="24"/>
        </w:rPr>
        <w:t xml:space="preserve">Step5: </w:t>
      </w:r>
      <w:r w:rsidRPr="00DE1393">
        <w:rPr>
          <w:rFonts w:cstheme="minorHAnsi"/>
          <w:b/>
          <w:bCs/>
          <w:sz w:val="24"/>
          <w:szCs w:val="24"/>
        </w:rPr>
        <w:t xml:space="preserve"> </w:t>
      </w:r>
      <w:r w:rsidR="00A8622F">
        <w:rPr>
          <w:rFonts w:cstheme="minorHAnsi"/>
          <w:sz w:val="24"/>
          <w:szCs w:val="24"/>
        </w:rPr>
        <w:t xml:space="preserve">You will see IPQualityScore Tag and Threat Rating will be updated based on API Response. For detailed Mapping, please refer </w:t>
      </w:r>
      <w:hyperlink w:anchor="ThreatMappingTable" w:history="1">
        <w:r w:rsidR="00A8622F" w:rsidRPr="00A8622F">
          <w:rPr>
            <w:rStyle w:val="Hyperlink"/>
            <w:rFonts w:cstheme="minorHAnsi"/>
            <w:sz w:val="24"/>
            <w:szCs w:val="24"/>
          </w:rPr>
          <w:t>Threat Rating Metrics Table</w:t>
        </w:r>
      </w:hyperlink>
      <w:r w:rsidR="00A8622F">
        <w:rPr>
          <w:rFonts w:cstheme="minorHAnsi"/>
          <w:sz w:val="24"/>
          <w:szCs w:val="24"/>
        </w:rPr>
        <w:t>.</w:t>
      </w:r>
    </w:p>
    <w:p w14:paraId="69BF7888" w14:textId="0ECC66EC" w:rsidR="008A1DA4" w:rsidRDefault="008A1DA4" w:rsidP="008A1DA4">
      <w:pPr>
        <w:spacing w:after="0" w:line="240" w:lineRule="auto"/>
        <w:ind w:firstLine="720"/>
        <w:rPr>
          <w:rFonts w:cstheme="minorHAnsi"/>
          <w:sz w:val="24"/>
          <w:szCs w:val="24"/>
        </w:rPr>
      </w:pPr>
    </w:p>
    <w:p w14:paraId="7C9A7E22" w14:textId="064BE3E2" w:rsidR="008A1DA4" w:rsidRPr="00CF3D23" w:rsidRDefault="008A1DA4" w:rsidP="009B4765">
      <w:pPr>
        <w:rPr>
          <w:rFonts w:cstheme="minorHAnsi"/>
          <w:sz w:val="24"/>
          <w:szCs w:val="24"/>
        </w:rPr>
      </w:pPr>
      <w:r>
        <w:rPr>
          <w:noProof/>
        </w:rPr>
        <w:lastRenderedPageBreak/>
        <w:drawing>
          <wp:inline distT="0" distB="0" distL="0" distR="0" wp14:anchorId="2871FEEA" wp14:editId="27168709">
            <wp:extent cx="5731510" cy="3547110"/>
            <wp:effectExtent l="0" t="0" r="2540" b="0"/>
            <wp:docPr id="60" name="Picture 60"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3547110"/>
                    </a:xfrm>
                    <a:prstGeom prst="rect">
                      <a:avLst/>
                    </a:prstGeom>
                  </pic:spPr>
                </pic:pic>
              </a:graphicData>
            </a:graphic>
          </wp:inline>
        </w:drawing>
      </w:r>
    </w:p>
    <w:p w14:paraId="4BEF083F" w14:textId="56FD9672" w:rsidR="009F077F" w:rsidRPr="008A1DA4" w:rsidRDefault="009F077F" w:rsidP="008A1DA4">
      <w:pPr>
        <w:rPr>
          <w:rFonts w:cstheme="minorHAnsi"/>
          <w:b/>
          <w:bCs/>
          <w:sz w:val="24"/>
          <w:szCs w:val="24"/>
        </w:rPr>
      </w:pPr>
    </w:p>
    <w:p w14:paraId="15D1B628" w14:textId="0F4D6940" w:rsidR="0000224B" w:rsidRPr="00971CD2" w:rsidRDefault="00B31FF2" w:rsidP="00421CF2">
      <w:pPr>
        <w:pStyle w:val="Heading1"/>
        <w:spacing w:before="480" w:line="276" w:lineRule="auto"/>
        <w:rPr>
          <w:rFonts w:ascii="Cambria" w:eastAsia="Cambria" w:hAnsi="Cambria" w:cs="Cambria"/>
          <w:b/>
          <w:bCs/>
          <w:color w:val="4472C4" w:themeColor="accent1"/>
          <w:lang w:val="en-IN"/>
        </w:rPr>
      </w:pPr>
      <w:bookmarkStart w:id="26" w:name="_Toc69328884"/>
      <w:bookmarkStart w:id="27" w:name="ThreatMappingTable"/>
      <w:r w:rsidRPr="00971CD2">
        <w:rPr>
          <w:rFonts w:ascii="Cambria" w:eastAsia="Cambria" w:hAnsi="Cambria" w:cs="Cambria"/>
          <w:b/>
          <w:bCs/>
          <w:color w:val="4472C4" w:themeColor="accent1"/>
          <w:lang w:val="en-IN"/>
        </w:rPr>
        <w:t>8</w:t>
      </w:r>
      <w:r w:rsidR="00323FE9">
        <w:rPr>
          <w:rFonts w:ascii="Cambria" w:eastAsia="Cambria" w:hAnsi="Cambria" w:cs="Cambria"/>
          <w:b/>
          <w:bCs/>
          <w:color w:val="4472C4" w:themeColor="accent1"/>
          <w:lang w:val="en-IN"/>
        </w:rPr>
        <w:t>.</w:t>
      </w:r>
      <w:r w:rsidR="00FF59BC" w:rsidRPr="00971CD2">
        <w:rPr>
          <w:rFonts w:ascii="Cambria" w:eastAsia="Cambria" w:hAnsi="Cambria" w:cs="Cambria"/>
          <w:b/>
          <w:bCs/>
          <w:color w:val="4472C4" w:themeColor="accent1"/>
          <w:lang w:val="en-IN"/>
        </w:rPr>
        <w:t xml:space="preserve"> </w:t>
      </w:r>
      <w:r w:rsidR="0000224B" w:rsidRPr="00971CD2">
        <w:rPr>
          <w:rFonts w:ascii="Cambria" w:eastAsia="Cambria" w:hAnsi="Cambria" w:cs="Cambria"/>
          <w:b/>
          <w:bCs/>
          <w:color w:val="4472C4" w:themeColor="accent1"/>
          <w:lang w:val="en-IN"/>
        </w:rPr>
        <w:t xml:space="preserve">Threat </w:t>
      </w:r>
      <w:r w:rsidR="008712EB" w:rsidRPr="00971CD2">
        <w:rPr>
          <w:rFonts w:ascii="Cambria" w:eastAsia="Cambria" w:hAnsi="Cambria" w:cs="Cambria"/>
          <w:b/>
          <w:bCs/>
          <w:color w:val="4472C4" w:themeColor="accent1"/>
          <w:lang w:val="en-IN"/>
        </w:rPr>
        <w:t>Rating Metrics</w:t>
      </w:r>
      <w:r w:rsidR="0000224B" w:rsidRPr="00971CD2">
        <w:rPr>
          <w:rFonts w:ascii="Cambria" w:eastAsia="Cambria" w:hAnsi="Cambria" w:cs="Cambria"/>
          <w:b/>
          <w:bCs/>
          <w:color w:val="4472C4" w:themeColor="accent1"/>
          <w:lang w:val="en-IN"/>
        </w:rPr>
        <w:t xml:space="preserve"> Table</w:t>
      </w:r>
      <w:bookmarkEnd w:id="26"/>
    </w:p>
    <w:bookmarkEnd w:id="27"/>
    <w:p w14:paraId="33B730A3" w14:textId="69B322BB" w:rsidR="0000224B" w:rsidRDefault="0000224B" w:rsidP="000D73EC"/>
    <w:tbl>
      <w:tblPr>
        <w:tblStyle w:val="TableGrid"/>
        <w:tblW w:w="9445" w:type="dxa"/>
        <w:tblLook w:val="04A0" w:firstRow="1" w:lastRow="0" w:firstColumn="1" w:lastColumn="0" w:noHBand="0" w:noVBand="1"/>
      </w:tblPr>
      <w:tblGrid>
        <w:gridCol w:w="1575"/>
        <w:gridCol w:w="1346"/>
        <w:gridCol w:w="1357"/>
        <w:gridCol w:w="1646"/>
        <w:gridCol w:w="1872"/>
        <w:gridCol w:w="1649"/>
      </w:tblGrid>
      <w:tr w:rsidR="0000224B" w14:paraId="22C6C5E4" w14:textId="77777777" w:rsidTr="00C0224A">
        <w:tc>
          <w:tcPr>
            <w:tcW w:w="1575" w:type="dxa"/>
            <w:shd w:val="clear" w:color="auto" w:fill="E7E6E6" w:themeFill="background2"/>
          </w:tcPr>
          <w:p w14:paraId="2AA5BB83" w14:textId="77777777" w:rsidR="0000224B" w:rsidRPr="00C22FDA" w:rsidRDefault="0000224B" w:rsidP="00C0224A">
            <w:pPr>
              <w:jc w:val="center"/>
              <w:rPr>
                <w:rFonts w:cstheme="minorHAnsi"/>
                <w:b/>
                <w:bCs/>
                <w:sz w:val="24"/>
                <w:szCs w:val="24"/>
              </w:rPr>
            </w:pPr>
            <w:bookmarkStart w:id="28" w:name="_Hlk68177312"/>
          </w:p>
        </w:tc>
        <w:tc>
          <w:tcPr>
            <w:tcW w:w="1346" w:type="dxa"/>
            <w:shd w:val="clear" w:color="auto" w:fill="E7E6E6" w:themeFill="background2"/>
          </w:tcPr>
          <w:p w14:paraId="33174CC2" w14:textId="77777777" w:rsidR="0000224B" w:rsidRPr="00C22FDA" w:rsidRDefault="0000224B" w:rsidP="00C0224A">
            <w:pPr>
              <w:jc w:val="center"/>
              <w:rPr>
                <w:rFonts w:cstheme="minorHAnsi"/>
                <w:b/>
                <w:bCs/>
                <w:sz w:val="24"/>
                <w:szCs w:val="24"/>
              </w:rPr>
            </w:pPr>
            <w:r w:rsidRPr="00C22FDA">
              <w:rPr>
                <w:rFonts w:cstheme="minorHAnsi"/>
                <w:b/>
                <w:bCs/>
                <w:sz w:val="24"/>
                <w:szCs w:val="24"/>
              </w:rPr>
              <w:t>Fraud Score</w:t>
            </w:r>
          </w:p>
        </w:tc>
        <w:tc>
          <w:tcPr>
            <w:tcW w:w="1357" w:type="dxa"/>
            <w:shd w:val="clear" w:color="auto" w:fill="E7E6E6" w:themeFill="background2"/>
          </w:tcPr>
          <w:p w14:paraId="1FE882D9" w14:textId="77777777" w:rsidR="0000224B" w:rsidRPr="00C22FDA" w:rsidRDefault="0000224B" w:rsidP="00C0224A">
            <w:pPr>
              <w:jc w:val="center"/>
              <w:rPr>
                <w:rFonts w:cstheme="minorHAnsi"/>
                <w:b/>
                <w:bCs/>
                <w:sz w:val="24"/>
                <w:szCs w:val="24"/>
              </w:rPr>
            </w:pPr>
            <w:r w:rsidRPr="00C22FDA">
              <w:rPr>
                <w:rFonts w:cstheme="minorHAnsi"/>
                <w:b/>
                <w:bCs/>
                <w:sz w:val="24"/>
                <w:szCs w:val="24"/>
              </w:rPr>
              <w:t>Risk Score</w:t>
            </w:r>
          </w:p>
        </w:tc>
        <w:tc>
          <w:tcPr>
            <w:tcW w:w="1646" w:type="dxa"/>
            <w:shd w:val="clear" w:color="auto" w:fill="E7E6E6" w:themeFill="background2"/>
          </w:tcPr>
          <w:p w14:paraId="35F0868A" w14:textId="77777777" w:rsidR="0000224B" w:rsidRPr="00C22FDA" w:rsidRDefault="0000224B" w:rsidP="00C0224A">
            <w:pPr>
              <w:jc w:val="center"/>
              <w:rPr>
                <w:rFonts w:cstheme="minorHAnsi"/>
                <w:b/>
                <w:bCs/>
                <w:sz w:val="24"/>
                <w:szCs w:val="24"/>
              </w:rPr>
            </w:pPr>
            <w:r w:rsidRPr="00C22FDA">
              <w:rPr>
                <w:rFonts w:cstheme="minorHAnsi"/>
                <w:b/>
                <w:bCs/>
                <w:sz w:val="24"/>
                <w:szCs w:val="24"/>
              </w:rPr>
              <w:t>Other Data Point</w:t>
            </w:r>
          </w:p>
        </w:tc>
        <w:tc>
          <w:tcPr>
            <w:tcW w:w="1872" w:type="dxa"/>
            <w:shd w:val="clear" w:color="auto" w:fill="E7E6E6" w:themeFill="background2"/>
          </w:tcPr>
          <w:p w14:paraId="67662F73" w14:textId="77777777" w:rsidR="0000224B" w:rsidRPr="00C22FDA" w:rsidRDefault="0000224B" w:rsidP="00C0224A">
            <w:pPr>
              <w:jc w:val="center"/>
              <w:rPr>
                <w:rFonts w:cstheme="minorHAnsi"/>
                <w:b/>
                <w:bCs/>
                <w:sz w:val="24"/>
                <w:szCs w:val="24"/>
              </w:rPr>
            </w:pPr>
            <w:r w:rsidRPr="00C22FDA">
              <w:rPr>
                <w:rFonts w:cstheme="minorHAnsi"/>
                <w:b/>
                <w:bCs/>
                <w:sz w:val="24"/>
                <w:szCs w:val="24"/>
              </w:rPr>
              <w:t xml:space="preserve">IPQS Reputation Tag  </w:t>
            </w:r>
          </w:p>
        </w:tc>
        <w:tc>
          <w:tcPr>
            <w:tcW w:w="1649" w:type="dxa"/>
            <w:shd w:val="clear" w:color="auto" w:fill="E7E6E6" w:themeFill="background2"/>
          </w:tcPr>
          <w:p w14:paraId="56374E61" w14:textId="77777777" w:rsidR="0000224B" w:rsidRPr="00C22FDA" w:rsidRDefault="0000224B" w:rsidP="00C0224A">
            <w:pPr>
              <w:jc w:val="center"/>
              <w:rPr>
                <w:rFonts w:cstheme="minorHAnsi"/>
                <w:b/>
                <w:bCs/>
                <w:sz w:val="24"/>
                <w:szCs w:val="24"/>
              </w:rPr>
            </w:pPr>
            <w:r w:rsidRPr="00C22FDA">
              <w:rPr>
                <w:rFonts w:cstheme="minorHAnsi"/>
                <w:b/>
                <w:bCs/>
                <w:sz w:val="24"/>
                <w:szCs w:val="24"/>
              </w:rPr>
              <w:t>THREAT RATING</w:t>
            </w:r>
          </w:p>
        </w:tc>
      </w:tr>
      <w:tr w:rsidR="0000224B" w14:paraId="5A68A3DC" w14:textId="77777777" w:rsidTr="00C0224A">
        <w:tc>
          <w:tcPr>
            <w:tcW w:w="1575" w:type="dxa"/>
            <w:shd w:val="clear" w:color="auto" w:fill="auto"/>
          </w:tcPr>
          <w:p w14:paraId="3EA28FD3" w14:textId="77777777" w:rsidR="0000224B" w:rsidRPr="00C22FDA" w:rsidRDefault="0000224B" w:rsidP="00C0224A">
            <w:pPr>
              <w:rPr>
                <w:rFonts w:cstheme="minorHAnsi"/>
                <w:b/>
                <w:bCs/>
                <w:color w:val="222A35" w:themeColor="text2" w:themeShade="80"/>
                <w:sz w:val="24"/>
                <w:szCs w:val="24"/>
              </w:rPr>
            </w:pPr>
            <w:r w:rsidRPr="00C22FDA">
              <w:rPr>
                <w:rFonts w:cstheme="minorHAnsi"/>
                <w:b/>
                <w:bCs/>
                <w:color w:val="222A35" w:themeColor="text2" w:themeShade="80"/>
                <w:sz w:val="24"/>
                <w:szCs w:val="24"/>
              </w:rPr>
              <w:t>IP Address</w:t>
            </w:r>
          </w:p>
        </w:tc>
        <w:tc>
          <w:tcPr>
            <w:tcW w:w="1346" w:type="dxa"/>
          </w:tcPr>
          <w:p w14:paraId="7D745CE0" w14:textId="77777777" w:rsidR="0000224B" w:rsidRPr="00C22FDA" w:rsidRDefault="0000224B" w:rsidP="00C0224A">
            <w:pPr>
              <w:rPr>
                <w:rFonts w:cstheme="minorHAnsi"/>
                <w:b/>
                <w:bCs/>
                <w:color w:val="A5A5A5" w:themeColor="accent3"/>
                <w:sz w:val="24"/>
                <w:szCs w:val="24"/>
                <w:shd w:val="clear" w:color="auto" w:fill="FFFFFF"/>
              </w:rPr>
            </w:pPr>
            <w:r w:rsidRPr="00C22FDA">
              <w:rPr>
                <w:rFonts w:cstheme="minorHAnsi"/>
                <w:b/>
                <w:bCs/>
                <w:color w:val="A5A5A5" w:themeColor="accent3"/>
                <w:sz w:val="24"/>
                <w:szCs w:val="24"/>
                <w:shd w:val="clear" w:color="auto" w:fill="FFFFFF"/>
              </w:rPr>
              <w:t>== 100</w:t>
            </w:r>
          </w:p>
        </w:tc>
        <w:tc>
          <w:tcPr>
            <w:tcW w:w="1357" w:type="dxa"/>
          </w:tcPr>
          <w:p w14:paraId="741C0BA9" w14:textId="77777777" w:rsidR="0000224B" w:rsidRPr="00C22FDA" w:rsidRDefault="0000224B" w:rsidP="00C0224A">
            <w:pPr>
              <w:rPr>
                <w:rFonts w:cstheme="minorHAnsi"/>
                <w:b/>
                <w:bCs/>
                <w:color w:val="A5A5A5" w:themeColor="accent3"/>
                <w:sz w:val="24"/>
                <w:szCs w:val="24"/>
              </w:rPr>
            </w:pPr>
          </w:p>
        </w:tc>
        <w:tc>
          <w:tcPr>
            <w:tcW w:w="1646" w:type="dxa"/>
          </w:tcPr>
          <w:p w14:paraId="72F85032" w14:textId="77777777" w:rsidR="0000224B" w:rsidRPr="00C22FDA" w:rsidRDefault="0000224B" w:rsidP="00C0224A">
            <w:pPr>
              <w:rPr>
                <w:rFonts w:cstheme="minorHAnsi"/>
                <w:sz w:val="24"/>
                <w:szCs w:val="24"/>
              </w:rPr>
            </w:pPr>
          </w:p>
        </w:tc>
        <w:tc>
          <w:tcPr>
            <w:tcW w:w="1872" w:type="dxa"/>
          </w:tcPr>
          <w:p w14:paraId="3B298D78" w14:textId="35494058" w:rsidR="0000224B" w:rsidRPr="00C22FDA" w:rsidRDefault="0000224B" w:rsidP="00C0224A">
            <w:pPr>
              <w:rPr>
                <w:rFonts w:cstheme="minorHAnsi"/>
                <w:b/>
                <w:bCs/>
                <w:color w:val="4472C4" w:themeColor="accent1"/>
                <w:sz w:val="24"/>
                <w:szCs w:val="24"/>
              </w:rPr>
            </w:pPr>
            <w:r w:rsidRPr="00C22FDA">
              <w:rPr>
                <w:rFonts w:cstheme="minorHAnsi"/>
                <w:b/>
                <w:bCs/>
                <w:color w:val="4472C4" w:themeColor="accent1"/>
                <w:sz w:val="24"/>
                <w:szCs w:val="24"/>
              </w:rPr>
              <w:t>C</w:t>
            </w:r>
            <w:r w:rsidR="00932011" w:rsidRPr="00C22FDA">
              <w:rPr>
                <w:rFonts w:cstheme="minorHAnsi"/>
                <w:b/>
                <w:bCs/>
                <w:color w:val="4472C4" w:themeColor="accent1"/>
                <w:sz w:val="24"/>
                <w:szCs w:val="24"/>
              </w:rPr>
              <w:t>ritical</w:t>
            </w:r>
          </w:p>
        </w:tc>
        <w:tc>
          <w:tcPr>
            <w:tcW w:w="1649" w:type="dxa"/>
          </w:tcPr>
          <w:p w14:paraId="4424FF72" w14:textId="50833143" w:rsidR="0000224B" w:rsidRPr="00C22FDA" w:rsidRDefault="00932011" w:rsidP="00C0224A">
            <w:pPr>
              <w:rPr>
                <w:rFonts w:cstheme="minorHAnsi"/>
                <w:b/>
                <w:bCs/>
                <w:color w:val="4472C4" w:themeColor="accent1"/>
                <w:sz w:val="24"/>
                <w:szCs w:val="24"/>
              </w:rPr>
            </w:pPr>
            <w:r w:rsidRPr="00C22FDA">
              <w:rPr>
                <w:rFonts w:cstheme="minorHAnsi"/>
                <w:b/>
                <w:bCs/>
                <w:color w:val="4472C4" w:themeColor="accent1"/>
                <w:sz w:val="24"/>
                <w:szCs w:val="24"/>
              </w:rPr>
              <w:t xml:space="preserve">Critical </w:t>
            </w:r>
            <w:r w:rsidR="0000224B" w:rsidRPr="00C22FDA">
              <w:rPr>
                <w:rFonts w:cstheme="minorHAnsi"/>
                <w:b/>
                <w:bCs/>
                <w:color w:val="4472C4" w:themeColor="accent1"/>
                <w:sz w:val="24"/>
                <w:szCs w:val="24"/>
              </w:rPr>
              <w:t>T</w:t>
            </w:r>
            <w:r w:rsidRPr="00C22FDA">
              <w:rPr>
                <w:rFonts w:cstheme="minorHAnsi"/>
                <w:b/>
                <w:bCs/>
                <w:color w:val="4472C4" w:themeColor="accent1"/>
                <w:sz w:val="24"/>
                <w:szCs w:val="24"/>
              </w:rPr>
              <w:t>hreat</w:t>
            </w:r>
          </w:p>
        </w:tc>
      </w:tr>
      <w:tr w:rsidR="0000224B" w14:paraId="5716CC73" w14:textId="77777777" w:rsidTr="00C0224A">
        <w:tc>
          <w:tcPr>
            <w:tcW w:w="1575" w:type="dxa"/>
            <w:shd w:val="clear" w:color="auto" w:fill="auto"/>
          </w:tcPr>
          <w:p w14:paraId="7B631AE4" w14:textId="77777777" w:rsidR="0000224B" w:rsidRPr="00C22FDA" w:rsidRDefault="0000224B" w:rsidP="00C0224A">
            <w:pPr>
              <w:rPr>
                <w:rFonts w:cstheme="minorHAnsi"/>
                <w:b/>
                <w:bCs/>
                <w:sz w:val="24"/>
                <w:szCs w:val="24"/>
              </w:rPr>
            </w:pPr>
          </w:p>
        </w:tc>
        <w:tc>
          <w:tcPr>
            <w:tcW w:w="1346" w:type="dxa"/>
          </w:tcPr>
          <w:p w14:paraId="240B9338" w14:textId="77777777" w:rsidR="0000224B" w:rsidRPr="00C22FDA" w:rsidRDefault="0000224B" w:rsidP="00C0224A">
            <w:pPr>
              <w:rPr>
                <w:rFonts w:cstheme="minorHAnsi"/>
                <w:b/>
                <w:bCs/>
                <w:color w:val="A5A5A5" w:themeColor="accent3"/>
                <w:sz w:val="24"/>
                <w:szCs w:val="24"/>
              </w:rPr>
            </w:pPr>
            <w:r w:rsidRPr="00C22FDA">
              <w:rPr>
                <w:rFonts w:cstheme="minorHAnsi"/>
                <w:b/>
                <w:bCs/>
                <w:color w:val="A5A5A5" w:themeColor="accent3"/>
                <w:sz w:val="24"/>
                <w:szCs w:val="24"/>
                <w:shd w:val="clear" w:color="auto" w:fill="FFFFFF"/>
              </w:rPr>
              <w:t>&gt;= 85 &amp; &lt;=99</w:t>
            </w:r>
          </w:p>
        </w:tc>
        <w:tc>
          <w:tcPr>
            <w:tcW w:w="1357" w:type="dxa"/>
          </w:tcPr>
          <w:p w14:paraId="6B1B7E84" w14:textId="77777777" w:rsidR="0000224B" w:rsidRPr="00C22FDA" w:rsidRDefault="0000224B" w:rsidP="00C0224A">
            <w:pPr>
              <w:rPr>
                <w:rFonts w:cstheme="minorHAnsi"/>
                <w:b/>
                <w:bCs/>
                <w:color w:val="A5A5A5" w:themeColor="accent3"/>
                <w:sz w:val="24"/>
                <w:szCs w:val="24"/>
              </w:rPr>
            </w:pPr>
          </w:p>
        </w:tc>
        <w:tc>
          <w:tcPr>
            <w:tcW w:w="1646" w:type="dxa"/>
          </w:tcPr>
          <w:p w14:paraId="18D1907B" w14:textId="77777777" w:rsidR="0000224B" w:rsidRPr="00C22FDA" w:rsidRDefault="0000224B" w:rsidP="00C0224A">
            <w:pPr>
              <w:rPr>
                <w:rFonts w:cstheme="minorHAnsi"/>
                <w:sz w:val="24"/>
                <w:szCs w:val="24"/>
              </w:rPr>
            </w:pPr>
          </w:p>
        </w:tc>
        <w:tc>
          <w:tcPr>
            <w:tcW w:w="1872" w:type="dxa"/>
          </w:tcPr>
          <w:p w14:paraId="3AA08258" w14:textId="33223B12" w:rsidR="0000224B" w:rsidRPr="00C22FDA" w:rsidRDefault="0000224B" w:rsidP="00C0224A">
            <w:pPr>
              <w:rPr>
                <w:rFonts w:cstheme="minorHAnsi"/>
                <w:b/>
                <w:bCs/>
                <w:color w:val="4472C4" w:themeColor="accent1"/>
                <w:sz w:val="24"/>
                <w:szCs w:val="24"/>
              </w:rPr>
            </w:pPr>
            <w:r w:rsidRPr="00C22FDA">
              <w:rPr>
                <w:rFonts w:cstheme="minorHAnsi"/>
                <w:b/>
                <w:bCs/>
                <w:color w:val="4472C4" w:themeColor="accent1"/>
                <w:sz w:val="24"/>
                <w:szCs w:val="24"/>
              </w:rPr>
              <w:t>H</w:t>
            </w:r>
            <w:r w:rsidR="00932011" w:rsidRPr="00C22FDA">
              <w:rPr>
                <w:rFonts w:cstheme="minorHAnsi"/>
                <w:b/>
                <w:bCs/>
                <w:color w:val="4472C4" w:themeColor="accent1"/>
                <w:sz w:val="24"/>
                <w:szCs w:val="24"/>
              </w:rPr>
              <w:t>igh</w:t>
            </w:r>
            <w:r w:rsidRPr="00C22FDA">
              <w:rPr>
                <w:rFonts w:cstheme="minorHAnsi"/>
                <w:b/>
                <w:bCs/>
                <w:color w:val="4472C4" w:themeColor="accent1"/>
                <w:sz w:val="24"/>
                <w:szCs w:val="24"/>
              </w:rPr>
              <w:t xml:space="preserve"> R</w:t>
            </w:r>
            <w:r w:rsidR="00932011" w:rsidRPr="00C22FDA">
              <w:rPr>
                <w:rFonts w:cstheme="minorHAnsi"/>
                <w:b/>
                <w:bCs/>
                <w:color w:val="4472C4" w:themeColor="accent1"/>
                <w:sz w:val="24"/>
                <w:szCs w:val="24"/>
              </w:rPr>
              <w:t>isk</w:t>
            </w:r>
          </w:p>
        </w:tc>
        <w:tc>
          <w:tcPr>
            <w:tcW w:w="1649" w:type="dxa"/>
          </w:tcPr>
          <w:p w14:paraId="3AB544A2" w14:textId="703DA068" w:rsidR="0000224B" w:rsidRPr="00C22FDA" w:rsidRDefault="0000224B" w:rsidP="00C0224A">
            <w:pPr>
              <w:rPr>
                <w:rFonts w:cstheme="minorHAnsi"/>
                <w:b/>
                <w:bCs/>
                <w:color w:val="4472C4" w:themeColor="accent1"/>
                <w:sz w:val="24"/>
                <w:szCs w:val="24"/>
              </w:rPr>
            </w:pPr>
            <w:r w:rsidRPr="00C22FDA">
              <w:rPr>
                <w:rFonts w:cstheme="minorHAnsi"/>
                <w:b/>
                <w:bCs/>
                <w:color w:val="4472C4" w:themeColor="accent1"/>
                <w:sz w:val="24"/>
                <w:szCs w:val="24"/>
              </w:rPr>
              <w:t>H</w:t>
            </w:r>
            <w:r w:rsidR="00932011" w:rsidRPr="00C22FDA">
              <w:rPr>
                <w:rFonts w:cstheme="minorHAnsi"/>
                <w:b/>
                <w:bCs/>
                <w:color w:val="4472C4" w:themeColor="accent1"/>
                <w:sz w:val="24"/>
                <w:szCs w:val="24"/>
              </w:rPr>
              <w:t>igh</w:t>
            </w:r>
            <w:r w:rsidRPr="00C22FDA">
              <w:rPr>
                <w:rFonts w:cstheme="minorHAnsi"/>
                <w:b/>
                <w:bCs/>
                <w:color w:val="4472C4" w:themeColor="accent1"/>
                <w:sz w:val="24"/>
                <w:szCs w:val="24"/>
              </w:rPr>
              <w:t xml:space="preserve"> </w:t>
            </w:r>
            <w:r w:rsidR="005019E6" w:rsidRPr="00C22FDA">
              <w:rPr>
                <w:rFonts w:cstheme="minorHAnsi"/>
                <w:b/>
                <w:bCs/>
                <w:color w:val="4472C4" w:themeColor="accent1"/>
                <w:sz w:val="24"/>
                <w:szCs w:val="24"/>
              </w:rPr>
              <w:t>Threat</w:t>
            </w:r>
          </w:p>
        </w:tc>
      </w:tr>
      <w:tr w:rsidR="0000224B" w14:paraId="7B35F161" w14:textId="77777777" w:rsidTr="00C0224A">
        <w:tc>
          <w:tcPr>
            <w:tcW w:w="1575" w:type="dxa"/>
          </w:tcPr>
          <w:p w14:paraId="20AE2A33" w14:textId="77777777" w:rsidR="0000224B" w:rsidRPr="00C22FDA" w:rsidRDefault="0000224B" w:rsidP="00C0224A">
            <w:pPr>
              <w:rPr>
                <w:rFonts w:cstheme="minorHAnsi"/>
                <w:sz w:val="24"/>
                <w:szCs w:val="24"/>
              </w:rPr>
            </w:pPr>
          </w:p>
        </w:tc>
        <w:tc>
          <w:tcPr>
            <w:tcW w:w="1346" w:type="dxa"/>
          </w:tcPr>
          <w:p w14:paraId="5495B8DF" w14:textId="77777777" w:rsidR="0000224B" w:rsidRPr="00C22FDA" w:rsidRDefault="0000224B" w:rsidP="00C0224A">
            <w:pPr>
              <w:rPr>
                <w:rFonts w:cstheme="minorHAnsi"/>
                <w:b/>
                <w:bCs/>
                <w:color w:val="A5A5A5" w:themeColor="accent3"/>
                <w:sz w:val="24"/>
                <w:szCs w:val="24"/>
                <w:shd w:val="clear" w:color="auto" w:fill="FFFFFF"/>
              </w:rPr>
            </w:pPr>
            <w:r w:rsidRPr="00C22FDA">
              <w:rPr>
                <w:rFonts w:cstheme="minorHAnsi"/>
                <w:b/>
                <w:bCs/>
                <w:color w:val="A5A5A5" w:themeColor="accent3"/>
                <w:sz w:val="24"/>
                <w:szCs w:val="24"/>
                <w:shd w:val="clear" w:color="auto" w:fill="FFFFFF"/>
              </w:rPr>
              <w:t>&gt;=75 &amp; &lt;=84</w:t>
            </w:r>
          </w:p>
        </w:tc>
        <w:tc>
          <w:tcPr>
            <w:tcW w:w="1357" w:type="dxa"/>
          </w:tcPr>
          <w:p w14:paraId="0EE234C2" w14:textId="77777777" w:rsidR="0000224B" w:rsidRPr="00C22FDA" w:rsidRDefault="0000224B" w:rsidP="00C0224A">
            <w:pPr>
              <w:rPr>
                <w:rFonts w:cstheme="minorHAnsi"/>
                <w:b/>
                <w:bCs/>
                <w:color w:val="A5A5A5" w:themeColor="accent3"/>
                <w:sz w:val="24"/>
                <w:szCs w:val="24"/>
              </w:rPr>
            </w:pPr>
          </w:p>
        </w:tc>
        <w:tc>
          <w:tcPr>
            <w:tcW w:w="1646" w:type="dxa"/>
          </w:tcPr>
          <w:p w14:paraId="170E9F9D" w14:textId="77777777" w:rsidR="0000224B" w:rsidRPr="00C22FDA" w:rsidRDefault="0000224B" w:rsidP="00C0224A">
            <w:pPr>
              <w:rPr>
                <w:rFonts w:cstheme="minorHAnsi"/>
                <w:sz w:val="24"/>
                <w:szCs w:val="24"/>
              </w:rPr>
            </w:pPr>
          </w:p>
        </w:tc>
        <w:tc>
          <w:tcPr>
            <w:tcW w:w="1872" w:type="dxa"/>
          </w:tcPr>
          <w:p w14:paraId="270E1929" w14:textId="37EB4493" w:rsidR="0000224B" w:rsidRPr="00C22FDA" w:rsidRDefault="0000224B" w:rsidP="00C0224A">
            <w:pPr>
              <w:rPr>
                <w:rFonts w:cstheme="minorHAnsi"/>
                <w:b/>
                <w:bCs/>
                <w:color w:val="4472C4" w:themeColor="accent1"/>
                <w:sz w:val="24"/>
                <w:szCs w:val="24"/>
              </w:rPr>
            </w:pPr>
            <w:r w:rsidRPr="00C22FDA">
              <w:rPr>
                <w:rFonts w:cstheme="minorHAnsi"/>
                <w:b/>
                <w:bCs/>
                <w:color w:val="4472C4" w:themeColor="accent1"/>
                <w:sz w:val="24"/>
                <w:szCs w:val="24"/>
              </w:rPr>
              <w:t>M</w:t>
            </w:r>
            <w:r w:rsidR="005019E6" w:rsidRPr="00C22FDA">
              <w:rPr>
                <w:rFonts w:cstheme="minorHAnsi"/>
                <w:b/>
                <w:bCs/>
                <w:color w:val="4472C4" w:themeColor="accent1"/>
                <w:sz w:val="24"/>
                <w:szCs w:val="24"/>
              </w:rPr>
              <w:t>oderate</w:t>
            </w:r>
            <w:r w:rsidRPr="00C22FDA">
              <w:rPr>
                <w:rFonts w:cstheme="minorHAnsi"/>
                <w:b/>
                <w:bCs/>
                <w:color w:val="4472C4" w:themeColor="accent1"/>
                <w:sz w:val="24"/>
                <w:szCs w:val="24"/>
              </w:rPr>
              <w:t xml:space="preserve"> R</w:t>
            </w:r>
            <w:r w:rsidR="005019E6" w:rsidRPr="00C22FDA">
              <w:rPr>
                <w:rFonts w:cstheme="minorHAnsi"/>
                <w:b/>
                <w:bCs/>
                <w:color w:val="4472C4" w:themeColor="accent1"/>
                <w:sz w:val="24"/>
                <w:szCs w:val="24"/>
              </w:rPr>
              <w:t>isk</w:t>
            </w:r>
          </w:p>
        </w:tc>
        <w:tc>
          <w:tcPr>
            <w:tcW w:w="1649" w:type="dxa"/>
          </w:tcPr>
          <w:p w14:paraId="62E80C8A" w14:textId="2E38E421"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Moderate Threat</w:t>
            </w:r>
          </w:p>
        </w:tc>
      </w:tr>
      <w:tr w:rsidR="0000224B" w14:paraId="3891E3F9" w14:textId="77777777" w:rsidTr="00C0224A">
        <w:tc>
          <w:tcPr>
            <w:tcW w:w="1575" w:type="dxa"/>
          </w:tcPr>
          <w:p w14:paraId="5F7A21FA" w14:textId="77777777" w:rsidR="0000224B" w:rsidRPr="00C22FDA" w:rsidRDefault="0000224B" w:rsidP="00C0224A">
            <w:pPr>
              <w:rPr>
                <w:rFonts w:cstheme="minorHAnsi"/>
                <w:sz w:val="24"/>
                <w:szCs w:val="24"/>
              </w:rPr>
            </w:pPr>
          </w:p>
        </w:tc>
        <w:tc>
          <w:tcPr>
            <w:tcW w:w="1346" w:type="dxa"/>
          </w:tcPr>
          <w:p w14:paraId="6B766AE1" w14:textId="77777777" w:rsidR="0000224B" w:rsidRPr="00C22FDA" w:rsidRDefault="0000224B" w:rsidP="00C0224A">
            <w:pPr>
              <w:rPr>
                <w:rFonts w:cstheme="minorHAnsi"/>
                <w:b/>
                <w:bCs/>
                <w:color w:val="A5A5A5" w:themeColor="accent3"/>
                <w:sz w:val="24"/>
                <w:szCs w:val="24"/>
                <w:shd w:val="clear" w:color="auto" w:fill="FFFFFF"/>
              </w:rPr>
            </w:pPr>
            <w:r w:rsidRPr="00C22FDA">
              <w:rPr>
                <w:rFonts w:cstheme="minorHAnsi"/>
                <w:b/>
                <w:bCs/>
                <w:color w:val="A5A5A5" w:themeColor="accent3"/>
                <w:sz w:val="24"/>
                <w:szCs w:val="24"/>
                <w:shd w:val="clear" w:color="auto" w:fill="FFFFFF"/>
              </w:rPr>
              <w:t>&gt;=60 &amp; &lt;=74</w:t>
            </w:r>
          </w:p>
        </w:tc>
        <w:tc>
          <w:tcPr>
            <w:tcW w:w="1357" w:type="dxa"/>
          </w:tcPr>
          <w:p w14:paraId="38EF2BA1" w14:textId="77777777" w:rsidR="0000224B" w:rsidRPr="00C22FDA" w:rsidRDefault="0000224B" w:rsidP="00C0224A">
            <w:pPr>
              <w:rPr>
                <w:rFonts w:cstheme="minorHAnsi"/>
                <w:b/>
                <w:bCs/>
                <w:color w:val="A5A5A5" w:themeColor="accent3"/>
                <w:sz w:val="24"/>
                <w:szCs w:val="24"/>
              </w:rPr>
            </w:pPr>
          </w:p>
        </w:tc>
        <w:tc>
          <w:tcPr>
            <w:tcW w:w="1646" w:type="dxa"/>
          </w:tcPr>
          <w:p w14:paraId="4A699CEC" w14:textId="77777777" w:rsidR="0000224B" w:rsidRPr="00C22FDA" w:rsidRDefault="0000224B" w:rsidP="00C0224A">
            <w:pPr>
              <w:rPr>
                <w:rFonts w:cstheme="minorHAnsi"/>
                <w:sz w:val="24"/>
                <w:szCs w:val="24"/>
              </w:rPr>
            </w:pPr>
          </w:p>
        </w:tc>
        <w:tc>
          <w:tcPr>
            <w:tcW w:w="1872" w:type="dxa"/>
          </w:tcPr>
          <w:p w14:paraId="50B5F6FB" w14:textId="2466BFED" w:rsidR="0000224B" w:rsidRPr="00C22FDA" w:rsidRDefault="0000224B" w:rsidP="00C0224A">
            <w:pPr>
              <w:rPr>
                <w:rFonts w:cstheme="minorHAnsi"/>
                <w:b/>
                <w:bCs/>
                <w:color w:val="FF0000"/>
                <w:sz w:val="24"/>
                <w:szCs w:val="24"/>
              </w:rPr>
            </w:pPr>
            <w:r w:rsidRPr="00C22FDA">
              <w:rPr>
                <w:rFonts w:cstheme="minorHAnsi"/>
                <w:b/>
                <w:bCs/>
                <w:color w:val="4472C4" w:themeColor="accent1"/>
                <w:sz w:val="24"/>
                <w:szCs w:val="24"/>
              </w:rPr>
              <w:t>S</w:t>
            </w:r>
            <w:r w:rsidR="005019E6" w:rsidRPr="00C22FDA">
              <w:rPr>
                <w:rFonts w:cstheme="minorHAnsi"/>
                <w:b/>
                <w:bCs/>
                <w:color w:val="4472C4" w:themeColor="accent1"/>
                <w:sz w:val="24"/>
                <w:szCs w:val="24"/>
              </w:rPr>
              <w:t>uspicious</w:t>
            </w:r>
          </w:p>
        </w:tc>
        <w:tc>
          <w:tcPr>
            <w:tcW w:w="1649" w:type="dxa"/>
          </w:tcPr>
          <w:p w14:paraId="6FD0CE94" w14:textId="3C4F1FE1" w:rsidR="0000224B" w:rsidRPr="00C22FDA" w:rsidRDefault="005019E6" w:rsidP="00C0224A">
            <w:pPr>
              <w:rPr>
                <w:rFonts w:cstheme="minorHAnsi"/>
                <w:b/>
                <w:bCs/>
                <w:color w:val="FF0000"/>
                <w:sz w:val="24"/>
                <w:szCs w:val="24"/>
              </w:rPr>
            </w:pPr>
            <w:r w:rsidRPr="00C22FDA">
              <w:rPr>
                <w:rFonts w:cstheme="minorHAnsi"/>
                <w:b/>
                <w:bCs/>
                <w:color w:val="4472C4" w:themeColor="accent1"/>
                <w:sz w:val="24"/>
                <w:szCs w:val="24"/>
              </w:rPr>
              <w:t>Suspicious</w:t>
            </w:r>
          </w:p>
        </w:tc>
      </w:tr>
      <w:tr w:rsidR="0000224B" w14:paraId="114AEACA" w14:textId="77777777" w:rsidTr="00C0224A">
        <w:tc>
          <w:tcPr>
            <w:tcW w:w="1575" w:type="dxa"/>
          </w:tcPr>
          <w:p w14:paraId="4FE3A9FD" w14:textId="77777777" w:rsidR="0000224B" w:rsidRPr="00C22FDA" w:rsidRDefault="0000224B" w:rsidP="00C0224A">
            <w:pPr>
              <w:rPr>
                <w:rFonts w:cstheme="minorHAnsi"/>
                <w:sz w:val="24"/>
                <w:szCs w:val="24"/>
              </w:rPr>
            </w:pPr>
          </w:p>
        </w:tc>
        <w:tc>
          <w:tcPr>
            <w:tcW w:w="1346" w:type="dxa"/>
          </w:tcPr>
          <w:p w14:paraId="6BFD2347" w14:textId="77777777" w:rsidR="0000224B" w:rsidRPr="00C22FDA" w:rsidRDefault="0000224B" w:rsidP="00C0224A">
            <w:pPr>
              <w:rPr>
                <w:rFonts w:cstheme="minorHAnsi"/>
                <w:b/>
                <w:bCs/>
                <w:color w:val="A5A5A5" w:themeColor="accent3"/>
                <w:sz w:val="24"/>
                <w:szCs w:val="24"/>
                <w:shd w:val="clear" w:color="auto" w:fill="FFFFFF"/>
              </w:rPr>
            </w:pPr>
            <w:r w:rsidRPr="00C22FDA">
              <w:rPr>
                <w:rFonts w:cstheme="minorHAnsi"/>
                <w:b/>
                <w:bCs/>
                <w:color w:val="A5A5A5" w:themeColor="accent3"/>
                <w:sz w:val="24"/>
                <w:szCs w:val="24"/>
                <w:shd w:val="clear" w:color="auto" w:fill="FFFFFF"/>
              </w:rPr>
              <w:t>&lt;=59</w:t>
            </w:r>
          </w:p>
        </w:tc>
        <w:tc>
          <w:tcPr>
            <w:tcW w:w="1357" w:type="dxa"/>
          </w:tcPr>
          <w:p w14:paraId="693F48DC" w14:textId="77777777" w:rsidR="0000224B" w:rsidRPr="00C22FDA" w:rsidRDefault="0000224B" w:rsidP="00C0224A">
            <w:pPr>
              <w:rPr>
                <w:rFonts w:cstheme="minorHAnsi"/>
                <w:b/>
                <w:bCs/>
                <w:color w:val="A5A5A5" w:themeColor="accent3"/>
                <w:sz w:val="24"/>
                <w:szCs w:val="24"/>
              </w:rPr>
            </w:pPr>
          </w:p>
        </w:tc>
        <w:tc>
          <w:tcPr>
            <w:tcW w:w="1646" w:type="dxa"/>
          </w:tcPr>
          <w:p w14:paraId="3BDB19AE" w14:textId="77777777" w:rsidR="0000224B" w:rsidRPr="00C22FDA" w:rsidRDefault="0000224B" w:rsidP="00C0224A">
            <w:pPr>
              <w:rPr>
                <w:rFonts w:cstheme="minorHAnsi"/>
                <w:sz w:val="24"/>
                <w:szCs w:val="24"/>
              </w:rPr>
            </w:pPr>
          </w:p>
        </w:tc>
        <w:tc>
          <w:tcPr>
            <w:tcW w:w="1872" w:type="dxa"/>
          </w:tcPr>
          <w:p w14:paraId="5F75086B" w14:textId="5E3FF94A" w:rsidR="0000224B" w:rsidRPr="00C22FDA" w:rsidRDefault="0000224B" w:rsidP="00C0224A">
            <w:pPr>
              <w:rPr>
                <w:rFonts w:cstheme="minorHAnsi"/>
                <w:b/>
                <w:bCs/>
                <w:color w:val="4472C4" w:themeColor="accent1"/>
                <w:sz w:val="24"/>
                <w:szCs w:val="24"/>
              </w:rPr>
            </w:pPr>
            <w:r w:rsidRPr="00C22FDA">
              <w:rPr>
                <w:rFonts w:cstheme="minorHAnsi"/>
                <w:b/>
                <w:bCs/>
                <w:color w:val="4472C4" w:themeColor="accent1"/>
                <w:sz w:val="24"/>
                <w:szCs w:val="24"/>
              </w:rPr>
              <w:t>C</w:t>
            </w:r>
            <w:r w:rsidR="005019E6" w:rsidRPr="00C22FDA">
              <w:rPr>
                <w:rFonts w:cstheme="minorHAnsi"/>
                <w:b/>
                <w:bCs/>
                <w:color w:val="4472C4" w:themeColor="accent1"/>
                <w:sz w:val="24"/>
                <w:szCs w:val="24"/>
              </w:rPr>
              <w:t>lean</w:t>
            </w:r>
          </w:p>
        </w:tc>
        <w:tc>
          <w:tcPr>
            <w:tcW w:w="1649" w:type="dxa"/>
          </w:tcPr>
          <w:p w14:paraId="27D0D367" w14:textId="77777777" w:rsidR="0000224B" w:rsidRPr="00C22FDA" w:rsidRDefault="0000224B" w:rsidP="00C0224A">
            <w:pPr>
              <w:rPr>
                <w:rFonts w:cstheme="minorHAnsi"/>
                <w:b/>
                <w:bCs/>
                <w:color w:val="4472C4" w:themeColor="accent1"/>
                <w:sz w:val="24"/>
                <w:szCs w:val="24"/>
              </w:rPr>
            </w:pPr>
            <w:r w:rsidRPr="00C22FDA">
              <w:rPr>
                <w:rFonts w:cstheme="minorHAnsi"/>
                <w:b/>
                <w:bCs/>
                <w:color w:val="4472C4" w:themeColor="accent1"/>
                <w:sz w:val="24"/>
                <w:szCs w:val="24"/>
              </w:rPr>
              <w:t>N/A</w:t>
            </w:r>
          </w:p>
        </w:tc>
      </w:tr>
      <w:bookmarkEnd w:id="28"/>
      <w:tr w:rsidR="0000224B" w14:paraId="25461FAF" w14:textId="77777777" w:rsidTr="00C0224A">
        <w:tc>
          <w:tcPr>
            <w:tcW w:w="1575" w:type="dxa"/>
            <w:shd w:val="clear" w:color="auto" w:fill="E7E6E6" w:themeFill="background2"/>
          </w:tcPr>
          <w:p w14:paraId="021E0F18" w14:textId="77777777" w:rsidR="0000224B" w:rsidRPr="00C22FDA" w:rsidRDefault="0000224B" w:rsidP="00C0224A">
            <w:pPr>
              <w:rPr>
                <w:rFonts w:cstheme="minorHAnsi"/>
                <w:sz w:val="24"/>
                <w:szCs w:val="24"/>
              </w:rPr>
            </w:pPr>
          </w:p>
        </w:tc>
        <w:tc>
          <w:tcPr>
            <w:tcW w:w="1346" w:type="dxa"/>
            <w:shd w:val="clear" w:color="auto" w:fill="E7E6E6" w:themeFill="background2"/>
          </w:tcPr>
          <w:p w14:paraId="5635B8AD" w14:textId="77777777" w:rsidR="0000224B" w:rsidRPr="00C22FDA" w:rsidRDefault="0000224B" w:rsidP="00C0224A">
            <w:pPr>
              <w:rPr>
                <w:rFonts w:cstheme="minorHAnsi"/>
                <w:b/>
                <w:bCs/>
                <w:color w:val="A5A5A5" w:themeColor="accent3"/>
                <w:sz w:val="24"/>
                <w:szCs w:val="24"/>
                <w:shd w:val="clear" w:color="auto" w:fill="FFFFFF"/>
              </w:rPr>
            </w:pPr>
          </w:p>
        </w:tc>
        <w:tc>
          <w:tcPr>
            <w:tcW w:w="1357" w:type="dxa"/>
            <w:shd w:val="clear" w:color="auto" w:fill="E7E6E6" w:themeFill="background2"/>
          </w:tcPr>
          <w:p w14:paraId="65FA9E16" w14:textId="77777777" w:rsidR="0000224B" w:rsidRPr="00C22FDA" w:rsidRDefault="0000224B" w:rsidP="00C0224A">
            <w:pPr>
              <w:rPr>
                <w:rFonts w:cstheme="minorHAnsi"/>
                <w:b/>
                <w:bCs/>
                <w:color w:val="A5A5A5" w:themeColor="accent3"/>
                <w:sz w:val="24"/>
                <w:szCs w:val="24"/>
              </w:rPr>
            </w:pPr>
          </w:p>
        </w:tc>
        <w:tc>
          <w:tcPr>
            <w:tcW w:w="1646" w:type="dxa"/>
            <w:shd w:val="clear" w:color="auto" w:fill="E7E6E6" w:themeFill="background2"/>
          </w:tcPr>
          <w:p w14:paraId="5A8FAFA5" w14:textId="77777777" w:rsidR="0000224B" w:rsidRPr="00C22FDA" w:rsidRDefault="0000224B" w:rsidP="00C0224A">
            <w:pPr>
              <w:rPr>
                <w:rFonts w:cstheme="minorHAnsi"/>
                <w:sz w:val="24"/>
                <w:szCs w:val="24"/>
              </w:rPr>
            </w:pPr>
          </w:p>
        </w:tc>
        <w:tc>
          <w:tcPr>
            <w:tcW w:w="1872" w:type="dxa"/>
            <w:shd w:val="clear" w:color="auto" w:fill="E7E6E6" w:themeFill="background2"/>
          </w:tcPr>
          <w:p w14:paraId="55523E3B" w14:textId="77777777" w:rsidR="0000224B" w:rsidRPr="00C22FDA" w:rsidRDefault="0000224B" w:rsidP="00C0224A">
            <w:pPr>
              <w:rPr>
                <w:rFonts w:cstheme="minorHAnsi"/>
                <w:b/>
                <w:bCs/>
                <w:color w:val="4472C4" w:themeColor="accent1"/>
                <w:sz w:val="24"/>
                <w:szCs w:val="24"/>
              </w:rPr>
            </w:pPr>
          </w:p>
        </w:tc>
        <w:tc>
          <w:tcPr>
            <w:tcW w:w="1649" w:type="dxa"/>
            <w:shd w:val="clear" w:color="auto" w:fill="E7E6E6" w:themeFill="background2"/>
          </w:tcPr>
          <w:p w14:paraId="4F2A4FD9" w14:textId="77777777" w:rsidR="0000224B" w:rsidRPr="00C22FDA" w:rsidRDefault="0000224B" w:rsidP="00C0224A">
            <w:pPr>
              <w:rPr>
                <w:rFonts w:cstheme="minorHAnsi"/>
                <w:b/>
                <w:bCs/>
                <w:color w:val="4472C4" w:themeColor="accent1"/>
                <w:sz w:val="24"/>
                <w:szCs w:val="24"/>
              </w:rPr>
            </w:pPr>
          </w:p>
        </w:tc>
      </w:tr>
      <w:tr w:rsidR="0000224B" w14:paraId="41E35557" w14:textId="77777777" w:rsidTr="00C0224A">
        <w:tc>
          <w:tcPr>
            <w:tcW w:w="1575" w:type="dxa"/>
            <w:shd w:val="clear" w:color="auto" w:fill="auto"/>
          </w:tcPr>
          <w:p w14:paraId="0E3A4CFA" w14:textId="77777777" w:rsidR="0000224B" w:rsidRPr="00C22FDA" w:rsidRDefault="0000224B" w:rsidP="00C0224A">
            <w:pPr>
              <w:rPr>
                <w:rFonts w:cstheme="minorHAnsi"/>
                <w:b/>
                <w:bCs/>
                <w:color w:val="222A35" w:themeColor="text2" w:themeShade="80"/>
                <w:sz w:val="24"/>
                <w:szCs w:val="24"/>
              </w:rPr>
            </w:pPr>
            <w:r w:rsidRPr="00C22FDA">
              <w:rPr>
                <w:rFonts w:cstheme="minorHAnsi"/>
                <w:b/>
                <w:bCs/>
                <w:color w:val="222A35" w:themeColor="text2" w:themeShade="80"/>
                <w:sz w:val="24"/>
                <w:szCs w:val="24"/>
              </w:rPr>
              <w:t>Email Address</w:t>
            </w:r>
          </w:p>
        </w:tc>
        <w:tc>
          <w:tcPr>
            <w:tcW w:w="1346" w:type="dxa"/>
          </w:tcPr>
          <w:p w14:paraId="6DA7C279" w14:textId="77777777" w:rsidR="0000224B" w:rsidRPr="00C22FDA" w:rsidRDefault="0000224B" w:rsidP="00C0224A">
            <w:pPr>
              <w:rPr>
                <w:rFonts w:cstheme="minorHAnsi"/>
                <w:b/>
                <w:bCs/>
                <w:color w:val="A5A5A5" w:themeColor="accent3"/>
                <w:sz w:val="24"/>
                <w:szCs w:val="24"/>
                <w:shd w:val="clear" w:color="auto" w:fill="FFFFFF"/>
              </w:rPr>
            </w:pPr>
          </w:p>
        </w:tc>
        <w:tc>
          <w:tcPr>
            <w:tcW w:w="1357" w:type="dxa"/>
          </w:tcPr>
          <w:p w14:paraId="57DC89E0" w14:textId="77777777" w:rsidR="0000224B" w:rsidRPr="00C22FDA" w:rsidRDefault="0000224B" w:rsidP="00C0224A">
            <w:pPr>
              <w:rPr>
                <w:rFonts w:cstheme="minorHAnsi"/>
                <w:b/>
                <w:bCs/>
                <w:color w:val="A5A5A5" w:themeColor="accent3"/>
                <w:sz w:val="24"/>
                <w:szCs w:val="24"/>
              </w:rPr>
            </w:pPr>
          </w:p>
        </w:tc>
        <w:tc>
          <w:tcPr>
            <w:tcW w:w="1646" w:type="dxa"/>
          </w:tcPr>
          <w:p w14:paraId="42A24232" w14:textId="77777777" w:rsidR="0000224B" w:rsidRPr="00C22FDA" w:rsidRDefault="0000224B" w:rsidP="00C0224A">
            <w:pPr>
              <w:rPr>
                <w:rFonts w:cstheme="minorHAnsi"/>
                <w:sz w:val="24"/>
                <w:szCs w:val="24"/>
              </w:rPr>
            </w:pPr>
            <w:r w:rsidRPr="00C22FDA">
              <w:rPr>
                <w:rFonts w:cstheme="minorHAnsi"/>
                <w:b/>
                <w:bCs/>
                <w:color w:val="ED7D31" w:themeColor="accent2"/>
                <w:sz w:val="24"/>
                <w:szCs w:val="24"/>
              </w:rPr>
              <w:t>Disposable = true</w:t>
            </w:r>
          </w:p>
        </w:tc>
        <w:tc>
          <w:tcPr>
            <w:tcW w:w="1872" w:type="dxa"/>
          </w:tcPr>
          <w:p w14:paraId="65D2609D" w14:textId="39A7A7B7"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Critical</w:t>
            </w:r>
          </w:p>
        </w:tc>
        <w:tc>
          <w:tcPr>
            <w:tcW w:w="1649" w:type="dxa"/>
          </w:tcPr>
          <w:p w14:paraId="52D148D1" w14:textId="104DD75F"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Critical Threat</w:t>
            </w:r>
          </w:p>
        </w:tc>
      </w:tr>
      <w:tr w:rsidR="0000224B" w14:paraId="56B8B805" w14:textId="77777777" w:rsidTr="00C0224A">
        <w:tc>
          <w:tcPr>
            <w:tcW w:w="1575" w:type="dxa"/>
            <w:shd w:val="clear" w:color="auto" w:fill="auto"/>
          </w:tcPr>
          <w:p w14:paraId="494DB529" w14:textId="77777777" w:rsidR="0000224B" w:rsidRPr="00C22FDA" w:rsidRDefault="0000224B" w:rsidP="00C0224A">
            <w:pPr>
              <w:rPr>
                <w:rFonts w:cstheme="minorHAnsi"/>
                <w:b/>
                <w:bCs/>
                <w:sz w:val="24"/>
                <w:szCs w:val="24"/>
              </w:rPr>
            </w:pPr>
          </w:p>
        </w:tc>
        <w:tc>
          <w:tcPr>
            <w:tcW w:w="1346" w:type="dxa"/>
          </w:tcPr>
          <w:p w14:paraId="452BB578" w14:textId="77777777" w:rsidR="0000224B" w:rsidRPr="00C22FDA" w:rsidRDefault="0000224B" w:rsidP="00C0224A">
            <w:pPr>
              <w:rPr>
                <w:rFonts w:cstheme="minorHAnsi"/>
                <w:b/>
                <w:bCs/>
                <w:color w:val="A5A5A5" w:themeColor="accent3"/>
                <w:sz w:val="24"/>
                <w:szCs w:val="24"/>
                <w:shd w:val="clear" w:color="auto" w:fill="FFFFFF"/>
              </w:rPr>
            </w:pPr>
            <w:r w:rsidRPr="00C22FDA">
              <w:rPr>
                <w:rFonts w:cstheme="minorHAnsi"/>
                <w:b/>
                <w:bCs/>
                <w:color w:val="A5A5A5" w:themeColor="accent3"/>
                <w:sz w:val="24"/>
                <w:szCs w:val="24"/>
                <w:shd w:val="clear" w:color="auto" w:fill="FFFFFF"/>
              </w:rPr>
              <w:t>== 100</w:t>
            </w:r>
          </w:p>
        </w:tc>
        <w:tc>
          <w:tcPr>
            <w:tcW w:w="1357" w:type="dxa"/>
          </w:tcPr>
          <w:p w14:paraId="38DD92B0" w14:textId="77777777" w:rsidR="0000224B" w:rsidRPr="00C22FDA" w:rsidRDefault="0000224B" w:rsidP="00C0224A">
            <w:pPr>
              <w:rPr>
                <w:rFonts w:cstheme="minorHAnsi"/>
                <w:b/>
                <w:bCs/>
                <w:color w:val="A5A5A5" w:themeColor="accent3"/>
                <w:sz w:val="24"/>
                <w:szCs w:val="24"/>
              </w:rPr>
            </w:pPr>
          </w:p>
        </w:tc>
        <w:tc>
          <w:tcPr>
            <w:tcW w:w="1646" w:type="dxa"/>
          </w:tcPr>
          <w:p w14:paraId="27513877" w14:textId="77777777" w:rsidR="0000224B" w:rsidRPr="00C22FDA" w:rsidRDefault="0000224B" w:rsidP="00C0224A">
            <w:pPr>
              <w:rPr>
                <w:rFonts w:cstheme="minorHAnsi"/>
                <w:sz w:val="24"/>
                <w:szCs w:val="24"/>
              </w:rPr>
            </w:pPr>
          </w:p>
        </w:tc>
        <w:tc>
          <w:tcPr>
            <w:tcW w:w="1872" w:type="dxa"/>
          </w:tcPr>
          <w:p w14:paraId="71EFEE7E" w14:textId="3EC89838"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High Risk</w:t>
            </w:r>
          </w:p>
        </w:tc>
        <w:tc>
          <w:tcPr>
            <w:tcW w:w="1649" w:type="dxa"/>
          </w:tcPr>
          <w:p w14:paraId="1C9D39A2" w14:textId="1F699356"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High Threat</w:t>
            </w:r>
          </w:p>
        </w:tc>
      </w:tr>
      <w:tr w:rsidR="0000224B" w14:paraId="164BD661" w14:textId="77777777" w:rsidTr="00C0224A">
        <w:tc>
          <w:tcPr>
            <w:tcW w:w="1575" w:type="dxa"/>
            <w:shd w:val="clear" w:color="auto" w:fill="auto"/>
          </w:tcPr>
          <w:p w14:paraId="07786C30" w14:textId="77777777" w:rsidR="0000224B" w:rsidRPr="00C22FDA" w:rsidRDefault="0000224B" w:rsidP="00C0224A">
            <w:pPr>
              <w:rPr>
                <w:rFonts w:cstheme="minorHAnsi"/>
                <w:b/>
                <w:bCs/>
                <w:sz w:val="24"/>
                <w:szCs w:val="24"/>
              </w:rPr>
            </w:pPr>
          </w:p>
        </w:tc>
        <w:tc>
          <w:tcPr>
            <w:tcW w:w="1346" w:type="dxa"/>
          </w:tcPr>
          <w:p w14:paraId="31DB3525" w14:textId="77777777" w:rsidR="0000224B" w:rsidRPr="00C22FDA" w:rsidRDefault="0000224B" w:rsidP="00C0224A">
            <w:pPr>
              <w:rPr>
                <w:rFonts w:cstheme="minorHAnsi"/>
                <w:b/>
                <w:bCs/>
                <w:color w:val="A5A5A5" w:themeColor="accent3"/>
                <w:sz w:val="24"/>
                <w:szCs w:val="24"/>
                <w:shd w:val="clear" w:color="auto" w:fill="FFFFFF"/>
              </w:rPr>
            </w:pPr>
            <w:r w:rsidRPr="00C22FDA">
              <w:rPr>
                <w:rFonts w:cstheme="minorHAnsi"/>
                <w:b/>
                <w:bCs/>
                <w:color w:val="A5A5A5" w:themeColor="accent3"/>
                <w:sz w:val="24"/>
                <w:szCs w:val="24"/>
                <w:shd w:val="clear" w:color="auto" w:fill="FFFFFF"/>
              </w:rPr>
              <w:t>&gt;=88 &amp; &lt;=99</w:t>
            </w:r>
          </w:p>
        </w:tc>
        <w:tc>
          <w:tcPr>
            <w:tcW w:w="1357" w:type="dxa"/>
          </w:tcPr>
          <w:p w14:paraId="41929FC3" w14:textId="77777777" w:rsidR="0000224B" w:rsidRPr="00C22FDA" w:rsidRDefault="0000224B" w:rsidP="00C0224A">
            <w:pPr>
              <w:rPr>
                <w:rFonts w:cstheme="minorHAnsi"/>
                <w:b/>
                <w:bCs/>
                <w:color w:val="A5A5A5" w:themeColor="accent3"/>
                <w:sz w:val="24"/>
                <w:szCs w:val="24"/>
              </w:rPr>
            </w:pPr>
          </w:p>
        </w:tc>
        <w:tc>
          <w:tcPr>
            <w:tcW w:w="1646" w:type="dxa"/>
          </w:tcPr>
          <w:p w14:paraId="3107D515" w14:textId="77777777" w:rsidR="0000224B" w:rsidRPr="00C22FDA" w:rsidRDefault="0000224B" w:rsidP="00C0224A">
            <w:pPr>
              <w:rPr>
                <w:rFonts w:cstheme="minorHAnsi"/>
                <w:sz w:val="24"/>
                <w:szCs w:val="24"/>
              </w:rPr>
            </w:pPr>
          </w:p>
        </w:tc>
        <w:tc>
          <w:tcPr>
            <w:tcW w:w="1872" w:type="dxa"/>
          </w:tcPr>
          <w:p w14:paraId="148646EC" w14:textId="2ACCB949"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Moderate Risk</w:t>
            </w:r>
          </w:p>
        </w:tc>
        <w:tc>
          <w:tcPr>
            <w:tcW w:w="1649" w:type="dxa"/>
          </w:tcPr>
          <w:p w14:paraId="7E5B795D" w14:textId="0271F230"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Moderate Threat</w:t>
            </w:r>
          </w:p>
        </w:tc>
      </w:tr>
      <w:tr w:rsidR="0000224B" w14:paraId="7DA4FFE4" w14:textId="77777777" w:rsidTr="00C0224A">
        <w:tc>
          <w:tcPr>
            <w:tcW w:w="1575" w:type="dxa"/>
          </w:tcPr>
          <w:p w14:paraId="766C08CC" w14:textId="77777777" w:rsidR="0000224B" w:rsidRPr="00C22FDA" w:rsidRDefault="0000224B" w:rsidP="00C0224A">
            <w:pPr>
              <w:rPr>
                <w:rFonts w:cstheme="minorHAnsi"/>
                <w:sz w:val="24"/>
                <w:szCs w:val="24"/>
              </w:rPr>
            </w:pPr>
          </w:p>
        </w:tc>
        <w:tc>
          <w:tcPr>
            <w:tcW w:w="1346" w:type="dxa"/>
          </w:tcPr>
          <w:p w14:paraId="299A77D7" w14:textId="77777777" w:rsidR="0000224B" w:rsidRPr="00C22FDA" w:rsidRDefault="0000224B" w:rsidP="00C0224A">
            <w:pPr>
              <w:rPr>
                <w:rFonts w:cstheme="minorHAnsi"/>
                <w:b/>
                <w:bCs/>
                <w:color w:val="A5A5A5" w:themeColor="accent3"/>
                <w:sz w:val="24"/>
                <w:szCs w:val="24"/>
                <w:shd w:val="clear" w:color="auto" w:fill="FFFFFF"/>
              </w:rPr>
            </w:pPr>
            <w:r w:rsidRPr="00C22FDA">
              <w:rPr>
                <w:rFonts w:cstheme="minorHAnsi"/>
                <w:b/>
                <w:bCs/>
                <w:color w:val="A5A5A5" w:themeColor="accent3"/>
                <w:sz w:val="24"/>
                <w:szCs w:val="24"/>
                <w:shd w:val="clear" w:color="auto" w:fill="FFFFFF"/>
              </w:rPr>
              <w:t>&gt;=80 &amp; &lt;=87</w:t>
            </w:r>
          </w:p>
        </w:tc>
        <w:tc>
          <w:tcPr>
            <w:tcW w:w="1357" w:type="dxa"/>
          </w:tcPr>
          <w:p w14:paraId="25F44527" w14:textId="77777777" w:rsidR="0000224B" w:rsidRPr="00C22FDA" w:rsidRDefault="0000224B" w:rsidP="00C0224A">
            <w:pPr>
              <w:rPr>
                <w:rFonts w:cstheme="minorHAnsi"/>
                <w:b/>
                <w:bCs/>
                <w:color w:val="A5A5A5" w:themeColor="accent3"/>
                <w:sz w:val="24"/>
                <w:szCs w:val="24"/>
              </w:rPr>
            </w:pPr>
          </w:p>
        </w:tc>
        <w:tc>
          <w:tcPr>
            <w:tcW w:w="1646" w:type="dxa"/>
          </w:tcPr>
          <w:p w14:paraId="270DBF0A" w14:textId="77777777" w:rsidR="0000224B" w:rsidRPr="00C22FDA" w:rsidRDefault="0000224B" w:rsidP="00C0224A">
            <w:pPr>
              <w:rPr>
                <w:rFonts w:cstheme="minorHAnsi"/>
                <w:b/>
                <w:bCs/>
                <w:color w:val="ED7D31" w:themeColor="accent2"/>
                <w:sz w:val="24"/>
                <w:szCs w:val="24"/>
              </w:rPr>
            </w:pPr>
          </w:p>
        </w:tc>
        <w:tc>
          <w:tcPr>
            <w:tcW w:w="1872" w:type="dxa"/>
          </w:tcPr>
          <w:p w14:paraId="55669C40" w14:textId="19A0D0EC" w:rsidR="0000224B" w:rsidRPr="00C22FDA" w:rsidRDefault="0000224B" w:rsidP="00C0224A">
            <w:pPr>
              <w:rPr>
                <w:rFonts w:cstheme="minorHAnsi"/>
                <w:b/>
                <w:bCs/>
                <w:color w:val="FF0000"/>
                <w:sz w:val="24"/>
                <w:szCs w:val="24"/>
              </w:rPr>
            </w:pPr>
            <w:r w:rsidRPr="00C22FDA">
              <w:rPr>
                <w:rFonts w:cstheme="minorHAnsi"/>
                <w:b/>
                <w:bCs/>
                <w:color w:val="4472C4" w:themeColor="accent1"/>
                <w:sz w:val="24"/>
                <w:szCs w:val="24"/>
              </w:rPr>
              <w:t>L</w:t>
            </w:r>
            <w:r w:rsidR="005019E6" w:rsidRPr="00C22FDA">
              <w:rPr>
                <w:rFonts w:cstheme="minorHAnsi"/>
                <w:b/>
                <w:bCs/>
                <w:color w:val="4472C4" w:themeColor="accent1"/>
                <w:sz w:val="24"/>
                <w:szCs w:val="24"/>
              </w:rPr>
              <w:t>ow</w:t>
            </w:r>
            <w:r w:rsidRPr="00C22FDA">
              <w:rPr>
                <w:rFonts w:cstheme="minorHAnsi"/>
                <w:b/>
                <w:bCs/>
                <w:color w:val="4472C4" w:themeColor="accent1"/>
                <w:sz w:val="24"/>
                <w:szCs w:val="24"/>
              </w:rPr>
              <w:t xml:space="preserve"> </w:t>
            </w:r>
            <w:r w:rsidR="005019E6" w:rsidRPr="00C22FDA">
              <w:rPr>
                <w:rFonts w:cstheme="minorHAnsi"/>
                <w:b/>
                <w:bCs/>
                <w:color w:val="4472C4" w:themeColor="accent1"/>
                <w:sz w:val="24"/>
                <w:szCs w:val="24"/>
              </w:rPr>
              <w:t>Risk</w:t>
            </w:r>
          </w:p>
        </w:tc>
        <w:tc>
          <w:tcPr>
            <w:tcW w:w="1649" w:type="dxa"/>
          </w:tcPr>
          <w:p w14:paraId="5C85373D" w14:textId="501795E5" w:rsidR="0000224B" w:rsidRPr="00C22FDA" w:rsidRDefault="0000224B" w:rsidP="00C0224A">
            <w:pPr>
              <w:rPr>
                <w:rFonts w:cstheme="minorHAnsi"/>
                <w:b/>
                <w:bCs/>
                <w:color w:val="FF0000"/>
                <w:sz w:val="24"/>
                <w:szCs w:val="24"/>
              </w:rPr>
            </w:pPr>
            <w:r w:rsidRPr="00C22FDA">
              <w:rPr>
                <w:rFonts w:cstheme="minorHAnsi"/>
                <w:b/>
                <w:bCs/>
                <w:color w:val="4472C4" w:themeColor="accent1"/>
                <w:sz w:val="24"/>
                <w:szCs w:val="24"/>
              </w:rPr>
              <w:t>L</w:t>
            </w:r>
            <w:r w:rsidR="005019E6" w:rsidRPr="00C22FDA">
              <w:rPr>
                <w:rFonts w:cstheme="minorHAnsi"/>
                <w:b/>
                <w:bCs/>
                <w:color w:val="4472C4" w:themeColor="accent1"/>
                <w:sz w:val="24"/>
                <w:szCs w:val="24"/>
              </w:rPr>
              <w:t>ow Threat</w:t>
            </w:r>
          </w:p>
        </w:tc>
      </w:tr>
      <w:tr w:rsidR="0000224B" w14:paraId="1BBE4526" w14:textId="77777777" w:rsidTr="00C0224A">
        <w:tc>
          <w:tcPr>
            <w:tcW w:w="1575" w:type="dxa"/>
          </w:tcPr>
          <w:p w14:paraId="3DF9BAC6" w14:textId="77777777" w:rsidR="0000224B" w:rsidRPr="00C22FDA" w:rsidRDefault="0000224B" w:rsidP="00C0224A">
            <w:pPr>
              <w:rPr>
                <w:rFonts w:cstheme="minorHAnsi"/>
                <w:sz w:val="24"/>
                <w:szCs w:val="24"/>
              </w:rPr>
            </w:pPr>
          </w:p>
        </w:tc>
        <w:tc>
          <w:tcPr>
            <w:tcW w:w="1346" w:type="dxa"/>
          </w:tcPr>
          <w:p w14:paraId="307F1BF7" w14:textId="77777777" w:rsidR="0000224B" w:rsidRPr="00C22FDA" w:rsidRDefault="0000224B" w:rsidP="00C0224A">
            <w:pPr>
              <w:rPr>
                <w:rFonts w:cstheme="minorHAnsi"/>
                <w:b/>
                <w:bCs/>
                <w:color w:val="A5A5A5" w:themeColor="accent3"/>
                <w:sz w:val="24"/>
                <w:szCs w:val="24"/>
                <w:shd w:val="clear" w:color="auto" w:fill="FFFFFF"/>
              </w:rPr>
            </w:pPr>
          </w:p>
        </w:tc>
        <w:tc>
          <w:tcPr>
            <w:tcW w:w="1357" w:type="dxa"/>
          </w:tcPr>
          <w:p w14:paraId="1760AB00" w14:textId="77777777" w:rsidR="0000224B" w:rsidRPr="00C22FDA" w:rsidRDefault="0000224B" w:rsidP="00C0224A">
            <w:pPr>
              <w:rPr>
                <w:rFonts w:cstheme="minorHAnsi"/>
                <w:b/>
                <w:bCs/>
                <w:color w:val="A5A5A5" w:themeColor="accent3"/>
                <w:sz w:val="24"/>
                <w:szCs w:val="24"/>
              </w:rPr>
            </w:pPr>
          </w:p>
        </w:tc>
        <w:tc>
          <w:tcPr>
            <w:tcW w:w="1646" w:type="dxa"/>
          </w:tcPr>
          <w:p w14:paraId="728CD16D" w14:textId="77777777" w:rsidR="0000224B" w:rsidRPr="00C22FDA" w:rsidRDefault="0000224B" w:rsidP="00C0224A">
            <w:pPr>
              <w:rPr>
                <w:rFonts w:cstheme="minorHAnsi"/>
                <w:b/>
                <w:bCs/>
                <w:color w:val="ED7D31" w:themeColor="accent2"/>
                <w:sz w:val="24"/>
                <w:szCs w:val="24"/>
              </w:rPr>
            </w:pPr>
            <w:r w:rsidRPr="00C22FDA">
              <w:rPr>
                <w:rFonts w:cstheme="minorHAnsi"/>
                <w:b/>
                <w:bCs/>
                <w:color w:val="ED7D31" w:themeColor="accent2"/>
                <w:sz w:val="24"/>
                <w:szCs w:val="24"/>
              </w:rPr>
              <w:t>valid = false</w:t>
            </w:r>
          </w:p>
        </w:tc>
        <w:tc>
          <w:tcPr>
            <w:tcW w:w="1872" w:type="dxa"/>
          </w:tcPr>
          <w:p w14:paraId="1F4B25CE" w14:textId="30846A32" w:rsidR="0000224B" w:rsidRPr="00C22FDA" w:rsidRDefault="0000224B" w:rsidP="005019E6">
            <w:pPr>
              <w:tabs>
                <w:tab w:val="left" w:pos="1170"/>
              </w:tabs>
              <w:rPr>
                <w:rFonts w:cstheme="minorHAnsi"/>
                <w:b/>
                <w:bCs/>
                <w:color w:val="FF0000"/>
                <w:sz w:val="24"/>
                <w:szCs w:val="24"/>
              </w:rPr>
            </w:pPr>
            <w:r w:rsidRPr="00C22FDA">
              <w:rPr>
                <w:rFonts w:cstheme="minorHAnsi"/>
                <w:b/>
                <w:bCs/>
                <w:color w:val="4472C4" w:themeColor="accent1"/>
                <w:sz w:val="24"/>
                <w:szCs w:val="24"/>
              </w:rPr>
              <w:t>I</w:t>
            </w:r>
            <w:r w:rsidR="005019E6" w:rsidRPr="00C22FDA">
              <w:rPr>
                <w:rFonts w:cstheme="minorHAnsi"/>
                <w:b/>
                <w:bCs/>
                <w:color w:val="4472C4" w:themeColor="accent1"/>
                <w:sz w:val="24"/>
                <w:szCs w:val="24"/>
              </w:rPr>
              <w:t>nvalid</w:t>
            </w:r>
            <w:r w:rsidR="005019E6" w:rsidRPr="00C22FDA">
              <w:rPr>
                <w:rFonts w:cstheme="minorHAnsi"/>
                <w:b/>
                <w:bCs/>
                <w:color w:val="4472C4" w:themeColor="accent1"/>
                <w:sz w:val="24"/>
                <w:szCs w:val="24"/>
              </w:rPr>
              <w:tab/>
            </w:r>
          </w:p>
        </w:tc>
        <w:tc>
          <w:tcPr>
            <w:tcW w:w="1649" w:type="dxa"/>
          </w:tcPr>
          <w:p w14:paraId="20F61632" w14:textId="066F474E" w:rsidR="0000224B" w:rsidRPr="00C22FDA" w:rsidRDefault="005019E6" w:rsidP="00C0224A">
            <w:pPr>
              <w:rPr>
                <w:rFonts w:cstheme="minorHAnsi"/>
                <w:b/>
                <w:bCs/>
                <w:color w:val="FF0000"/>
                <w:sz w:val="24"/>
                <w:szCs w:val="24"/>
              </w:rPr>
            </w:pPr>
            <w:r w:rsidRPr="00C22FDA">
              <w:rPr>
                <w:rFonts w:cstheme="minorHAnsi"/>
                <w:b/>
                <w:bCs/>
                <w:color w:val="4472C4" w:themeColor="accent1"/>
                <w:sz w:val="24"/>
                <w:szCs w:val="24"/>
              </w:rPr>
              <w:t>Suspicious</w:t>
            </w:r>
          </w:p>
        </w:tc>
      </w:tr>
      <w:tr w:rsidR="0000224B" w14:paraId="0DD08ECB" w14:textId="77777777" w:rsidTr="00C0224A">
        <w:tc>
          <w:tcPr>
            <w:tcW w:w="1575" w:type="dxa"/>
          </w:tcPr>
          <w:p w14:paraId="6D6F7322" w14:textId="77777777" w:rsidR="0000224B" w:rsidRPr="00C22FDA" w:rsidRDefault="0000224B" w:rsidP="00C0224A">
            <w:pPr>
              <w:rPr>
                <w:rFonts w:cstheme="minorHAnsi"/>
                <w:sz w:val="24"/>
                <w:szCs w:val="24"/>
              </w:rPr>
            </w:pPr>
          </w:p>
        </w:tc>
        <w:tc>
          <w:tcPr>
            <w:tcW w:w="1346" w:type="dxa"/>
          </w:tcPr>
          <w:p w14:paraId="67A0BF42" w14:textId="77777777" w:rsidR="0000224B" w:rsidRPr="00C22FDA" w:rsidRDefault="0000224B" w:rsidP="00C0224A">
            <w:pPr>
              <w:rPr>
                <w:rFonts w:cstheme="minorHAnsi"/>
                <w:b/>
                <w:bCs/>
                <w:color w:val="A5A5A5" w:themeColor="accent3"/>
                <w:sz w:val="24"/>
                <w:szCs w:val="24"/>
                <w:shd w:val="clear" w:color="auto" w:fill="FFFFFF"/>
              </w:rPr>
            </w:pPr>
            <w:r w:rsidRPr="00C22FDA">
              <w:rPr>
                <w:rFonts w:cstheme="minorHAnsi"/>
                <w:b/>
                <w:bCs/>
                <w:color w:val="A5A5A5" w:themeColor="accent3"/>
                <w:sz w:val="24"/>
                <w:szCs w:val="24"/>
                <w:shd w:val="clear" w:color="auto" w:fill="FFFFFF"/>
              </w:rPr>
              <w:t>&lt;=79</w:t>
            </w:r>
          </w:p>
        </w:tc>
        <w:tc>
          <w:tcPr>
            <w:tcW w:w="1357" w:type="dxa"/>
          </w:tcPr>
          <w:p w14:paraId="1CD63400" w14:textId="77777777" w:rsidR="0000224B" w:rsidRPr="00C22FDA" w:rsidRDefault="0000224B" w:rsidP="00C0224A">
            <w:pPr>
              <w:rPr>
                <w:rFonts w:cstheme="minorHAnsi"/>
                <w:b/>
                <w:bCs/>
                <w:color w:val="A5A5A5" w:themeColor="accent3"/>
                <w:sz w:val="24"/>
                <w:szCs w:val="24"/>
              </w:rPr>
            </w:pPr>
          </w:p>
        </w:tc>
        <w:tc>
          <w:tcPr>
            <w:tcW w:w="1646" w:type="dxa"/>
          </w:tcPr>
          <w:p w14:paraId="6095A27D" w14:textId="77777777" w:rsidR="0000224B" w:rsidRPr="00C22FDA" w:rsidRDefault="0000224B" w:rsidP="00C0224A">
            <w:pPr>
              <w:rPr>
                <w:rFonts w:cstheme="minorHAnsi"/>
                <w:b/>
                <w:bCs/>
                <w:color w:val="ED7D31" w:themeColor="accent2"/>
                <w:sz w:val="24"/>
                <w:szCs w:val="24"/>
              </w:rPr>
            </w:pPr>
          </w:p>
        </w:tc>
        <w:tc>
          <w:tcPr>
            <w:tcW w:w="1872" w:type="dxa"/>
          </w:tcPr>
          <w:p w14:paraId="678781FB" w14:textId="2E75C3DB"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Clean</w:t>
            </w:r>
          </w:p>
        </w:tc>
        <w:tc>
          <w:tcPr>
            <w:tcW w:w="1649" w:type="dxa"/>
          </w:tcPr>
          <w:p w14:paraId="54925B97" w14:textId="77777777" w:rsidR="0000224B" w:rsidRPr="00C22FDA" w:rsidRDefault="0000224B" w:rsidP="00C0224A">
            <w:pPr>
              <w:rPr>
                <w:rFonts w:cstheme="minorHAnsi"/>
                <w:b/>
                <w:bCs/>
                <w:color w:val="4472C4" w:themeColor="accent1"/>
                <w:sz w:val="24"/>
                <w:szCs w:val="24"/>
              </w:rPr>
            </w:pPr>
            <w:r w:rsidRPr="00C22FDA">
              <w:rPr>
                <w:rFonts w:cstheme="minorHAnsi"/>
                <w:b/>
                <w:bCs/>
                <w:color w:val="4472C4" w:themeColor="accent1"/>
                <w:sz w:val="24"/>
                <w:szCs w:val="24"/>
              </w:rPr>
              <w:t>N/A</w:t>
            </w:r>
          </w:p>
        </w:tc>
      </w:tr>
      <w:tr w:rsidR="0000224B" w14:paraId="21B355C8" w14:textId="77777777" w:rsidTr="00C0224A">
        <w:tc>
          <w:tcPr>
            <w:tcW w:w="1575" w:type="dxa"/>
          </w:tcPr>
          <w:p w14:paraId="1502BA8B" w14:textId="77777777" w:rsidR="0000224B" w:rsidRPr="00C22FDA" w:rsidRDefault="0000224B" w:rsidP="00C0224A">
            <w:pPr>
              <w:rPr>
                <w:rFonts w:cstheme="minorHAnsi"/>
                <w:sz w:val="24"/>
                <w:szCs w:val="24"/>
              </w:rPr>
            </w:pPr>
          </w:p>
        </w:tc>
        <w:tc>
          <w:tcPr>
            <w:tcW w:w="1346" w:type="dxa"/>
          </w:tcPr>
          <w:p w14:paraId="24BB3433" w14:textId="77777777" w:rsidR="0000224B" w:rsidRPr="00C22FDA" w:rsidRDefault="0000224B" w:rsidP="00C0224A">
            <w:pPr>
              <w:rPr>
                <w:rFonts w:cstheme="minorHAnsi"/>
                <w:b/>
                <w:bCs/>
                <w:color w:val="A5A5A5" w:themeColor="accent3"/>
                <w:sz w:val="24"/>
                <w:szCs w:val="24"/>
                <w:shd w:val="clear" w:color="auto" w:fill="FFFFFF"/>
              </w:rPr>
            </w:pPr>
          </w:p>
        </w:tc>
        <w:tc>
          <w:tcPr>
            <w:tcW w:w="1357" w:type="dxa"/>
          </w:tcPr>
          <w:p w14:paraId="3CCE49DE" w14:textId="77777777" w:rsidR="0000224B" w:rsidRPr="00C22FDA" w:rsidRDefault="0000224B" w:rsidP="00C0224A">
            <w:pPr>
              <w:rPr>
                <w:rFonts w:cstheme="minorHAnsi"/>
                <w:b/>
                <w:bCs/>
                <w:color w:val="A5A5A5" w:themeColor="accent3"/>
                <w:sz w:val="24"/>
                <w:szCs w:val="24"/>
              </w:rPr>
            </w:pPr>
          </w:p>
        </w:tc>
        <w:tc>
          <w:tcPr>
            <w:tcW w:w="1646" w:type="dxa"/>
          </w:tcPr>
          <w:p w14:paraId="50F48C1C" w14:textId="77777777" w:rsidR="0000224B" w:rsidRPr="00C22FDA" w:rsidRDefault="0000224B" w:rsidP="00C0224A">
            <w:pPr>
              <w:rPr>
                <w:rFonts w:cstheme="minorHAnsi"/>
                <w:b/>
                <w:bCs/>
                <w:color w:val="ED7D31" w:themeColor="accent2"/>
                <w:sz w:val="24"/>
                <w:szCs w:val="24"/>
              </w:rPr>
            </w:pPr>
          </w:p>
        </w:tc>
        <w:tc>
          <w:tcPr>
            <w:tcW w:w="1872" w:type="dxa"/>
          </w:tcPr>
          <w:p w14:paraId="50AFEC6E" w14:textId="77777777" w:rsidR="0000224B" w:rsidRPr="00C22FDA" w:rsidRDefault="0000224B" w:rsidP="00C0224A">
            <w:pPr>
              <w:rPr>
                <w:rFonts w:cstheme="minorHAnsi"/>
                <w:b/>
                <w:bCs/>
                <w:color w:val="4472C4" w:themeColor="accent1"/>
                <w:sz w:val="24"/>
                <w:szCs w:val="24"/>
              </w:rPr>
            </w:pPr>
          </w:p>
        </w:tc>
        <w:tc>
          <w:tcPr>
            <w:tcW w:w="1649" w:type="dxa"/>
          </w:tcPr>
          <w:p w14:paraId="080E2523" w14:textId="77777777" w:rsidR="0000224B" w:rsidRPr="00C22FDA" w:rsidRDefault="0000224B" w:rsidP="00C0224A">
            <w:pPr>
              <w:rPr>
                <w:rFonts w:cstheme="minorHAnsi"/>
                <w:b/>
                <w:bCs/>
                <w:color w:val="4472C4" w:themeColor="accent1"/>
                <w:sz w:val="24"/>
                <w:szCs w:val="24"/>
              </w:rPr>
            </w:pPr>
          </w:p>
        </w:tc>
      </w:tr>
      <w:tr w:rsidR="0000224B" w14:paraId="7C0F34ED" w14:textId="77777777" w:rsidTr="00C0224A">
        <w:tc>
          <w:tcPr>
            <w:tcW w:w="1575" w:type="dxa"/>
            <w:shd w:val="clear" w:color="auto" w:fill="E7E6E6" w:themeFill="background2"/>
          </w:tcPr>
          <w:p w14:paraId="77EE979E" w14:textId="77777777" w:rsidR="0000224B" w:rsidRPr="00C22FDA" w:rsidRDefault="0000224B" w:rsidP="00C0224A">
            <w:pPr>
              <w:rPr>
                <w:rFonts w:cstheme="minorHAnsi"/>
                <w:sz w:val="24"/>
                <w:szCs w:val="24"/>
              </w:rPr>
            </w:pPr>
          </w:p>
        </w:tc>
        <w:tc>
          <w:tcPr>
            <w:tcW w:w="1346" w:type="dxa"/>
            <w:shd w:val="clear" w:color="auto" w:fill="E7E6E6" w:themeFill="background2"/>
          </w:tcPr>
          <w:p w14:paraId="173B90EC" w14:textId="77777777" w:rsidR="0000224B" w:rsidRPr="00C22FDA" w:rsidRDefault="0000224B" w:rsidP="00C0224A">
            <w:pPr>
              <w:rPr>
                <w:rFonts w:cstheme="minorHAnsi"/>
                <w:b/>
                <w:bCs/>
                <w:color w:val="A5A5A5" w:themeColor="accent3"/>
                <w:sz w:val="24"/>
                <w:szCs w:val="24"/>
                <w:shd w:val="clear" w:color="auto" w:fill="FFFFFF"/>
              </w:rPr>
            </w:pPr>
          </w:p>
        </w:tc>
        <w:tc>
          <w:tcPr>
            <w:tcW w:w="1357" w:type="dxa"/>
            <w:shd w:val="clear" w:color="auto" w:fill="E7E6E6" w:themeFill="background2"/>
          </w:tcPr>
          <w:p w14:paraId="63335F69" w14:textId="77777777" w:rsidR="0000224B" w:rsidRPr="00C22FDA" w:rsidRDefault="0000224B" w:rsidP="00C0224A">
            <w:pPr>
              <w:rPr>
                <w:rFonts w:cstheme="minorHAnsi"/>
                <w:b/>
                <w:bCs/>
                <w:color w:val="A5A5A5" w:themeColor="accent3"/>
                <w:sz w:val="24"/>
                <w:szCs w:val="24"/>
              </w:rPr>
            </w:pPr>
          </w:p>
        </w:tc>
        <w:tc>
          <w:tcPr>
            <w:tcW w:w="1646" w:type="dxa"/>
            <w:shd w:val="clear" w:color="auto" w:fill="E7E6E6" w:themeFill="background2"/>
          </w:tcPr>
          <w:p w14:paraId="44E02965" w14:textId="77777777" w:rsidR="0000224B" w:rsidRPr="00C22FDA" w:rsidRDefault="0000224B" w:rsidP="00C0224A">
            <w:pPr>
              <w:rPr>
                <w:rFonts w:cstheme="minorHAnsi"/>
                <w:b/>
                <w:bCs/>
                <w:color w:val="ED7D31" w:themeColor="accent2"/>
                <w:sz w:val="24"/>
                <w:szCs w:val="24"/>
              </w:rPr>
            </w:pPr>
          </w:p>
        </w:tc>
        <w:tc>
          <w:tcPr>
            <w:tcW w:w="1872" w:type="dxa"/>
            <w:shd w:val="clear" w:color="auto" w:fill="E7E6E6" w:themeFill="background2"/>
          </w:tcPr>
          <w:p w14:paraId="66A0D0E5" w14:textId="77777777" w:rsidR="0000224B" w:rsidRPr="00C22FDA" w:rsidRDefault="0000224B" w:rsidP="00C0224A">
            <w:pPr>
              <w:rPr>
                <w:rFonts w:cstheme="minorHAnsi"/>
                <w:b/>
                <w:bCs/>
                <w:color w:val="4472C4" w:themeColor="accent1"/>
                <w:sz w:val="24"/>
                <w:szCs w:val="24"/>
              </w:rPr>
            </w:pPr>
          </w:p>
        </w:tc>
        <w:tc>
          <w:tcPr>
            <w:tcW w:w="1649" w:type="dxa"/>
            <w:shd w:val="clear" w:color="auto" w:fill="E7E6E6" w:themeFill="background2"/>
          </w:tcPr>
          <w:p w14:paraId="427ACCCA" w14:textId="77777777" w:rsidR="0000224B" w:rsidRPr="00C22FDA" w:rsidRDefault="0000224B" w:rsidP="00C0224A">
            <w:pPr>
              <w:rPr>
                <w:rFonts w:cstheme="minorHAnsi"/>
                <w:b/>
                <w:bCs/>
                <w:color w:val="4472C4" w:themeColor="accent1"/>
                <w:sz w:val="24"/>
                <w:szCs w:val="24"/>
              </w:rPr>
            </w:pPr>
          </w:p>
        </w:tc>
      </w:tr>
      <w:tr w:rsidR="0000224B" w14:paraId="6E3F3FB8" w14:textId="77777777" w:rsidTr="00C0224A">
        <w:tc>
          <w:tcPr>
            <w:tcW w:w="1575" w:type="dxa"/>
            <w:shd w:val="clear" w:color="auto" w:fill="auto"/>
          </w:tcPr>
          <w:p w14:paraId="6E6E563D" w14:textId="77777777" w:rsidR="0000224B" w:rsidRPr="00C22FDA" w:rsidRDefault="0000224B" w:rsidP="00C0224A">
            <w:pPr>
              <w:rPr>
                <w:rFonts w:cstheme="minorHAnsi"/>
                <w:b/>
                <w:bCs/>
                <w:sz w:val="24"/>
                <w:szCs w:val="24"/>
              </w:rPr>
            </w:pPr>
            <w:r w:rsidRPr="00C22FDA">
              <w:rPr>
                <w:rFonts w:cstheme="minorHAnsi"/>
                <w:b/>
                <w:bCs/>
                <w:color w:val="222A35" w:themeColor="text2" w:themeShade="80"/>
                <w:sz w:val="24"/>
                <w:szCs w:val="24"/>
              </w:rPr>
              <w:t>URL</w:t>
            </w:r>
          </w:p>
        </w:tc>
        <w:tc>
          <w:tcPr>
            <w:tcW w:w="1346" w:type="dxa"/>
          </w:tcPr>
          <w:p w14:paraId="19EF62F7" w14:textId="77777777" w:rsidR="0000224B" w:rsidRPr="00C22FDA" w:rsidRDefault="0000224B" w:rsidP="00C0224A">
            <w:pPr>
              <w:rPr>
                <w:rFonts w:cstheme="minorHAnsi"/>
                <w:b/>
                <w:bCs/>
                <w:color w:val="A5A5A5" w:themeColor="accent3"/>
                <w:sz w:val="24"/>
                <w:szCs w:val="24"/>
                <w:shd w:val="clear" w:color="auto" w:fill="FFFFFF"/>
              </w:rPr>
            </w:pPr>
          </w:p>
        </w:tc>
        <w:tc>
          <w:tcPr>
            <w:tcW w:w="1357" w:type="dxa"/>
          </w:tcPr>
          <w:p w14:paraId="0FB45A80" w14:textId="77777777" w:rsidR="0000224B" w:rsidRPr="00C22FDA" w:rsidRDefault="0000224B" w:rsidP="00C0224A">
            <w:pPr>
              <w:rPr>
                <w:rFonts w:cstheme="minorHAnsi"/>
                <w:b/>
                <w:bCs/>
                <w:color w:val="A5A5A5" w:themeColor="accent3"/>
                <w:sz w:val="24"/>
                <w:szCs w:val="24"/>
              </w:rPr>
            </w:pPr>
          </w:p>
        </w:tc>
        <w:tc>
          <w:tcPr>
            <w:tcW w:w="1646" w:type="dxa"/>
          </w:tcPr>
          <w:p w14:paraId="15009FE4" w14:textId="77777777" w:rsidR="0000224B" w:rsidRPr="00C22FDA" w:rsidRDefault="0000224B" w:rsidP="00C0224A">
            <w:pPr>
              <w:rPr>
                <w:rFonts w:cstheme="minorHAnsi"/>
                <w:b/>
                <w:bCs/>
                <w:color w:val="ED7D31" w:themeColor="accent2"/>
                <w:sz w:val="24"/>
                <w:szCs w:val="24"/>
              </w:rPr>
            </w:pPr>
          </w:p>
        </w:tc>
        <w:tc>
          <w:tcPr>
            <w:tcW w:w="1872" w:type="dxa"/>
          </w:tcPr>
          <w:p w14:paraId="5402BAEE" w14:textId="77777777" w:rsidR="0000224B" w:rsidRPr="00C22FDA" w:rsidRDefault="0000224B" w:rsidP="00C0224A">
            <w:pPr>
              <w:rPr>
                <w:rFonts w:cstheme="minorHAnsi"/>
                <w:b/>
                <w:bCs/>
                <w:color w:val="4472C4" w:themeColor="accent1"/>
                <w:sz w:val="24"/>
                <w:szCs w:val="24"/>
              </w:rPr>
            </w:pPr>
          </w:p>
        </w:tc>
        <w:tc>
          <w:tcPr>
            <w:tcW w:w="1649" w:type="dxa"/>
          </w:tcPr>
          <w:p w14:paraId="07CA12C8" w14:textId="77777777" w:rsidR="0000224B" w:rsidRPr="00C22FDA" w:rsidRDefault="0000224B" w:rsidP="00C0224A">
            <w:pPr>
              <w:rPr>
                <w:rFonts w:cstheme="minorHAnsi"/>
                <w:b/>
                <w:bCs/>
                <w:color w:val="4472C4" w:themeColor="accent1"/>
                <w:sz w:val="24"/>
                <w:szCs w:val="24"/>
              </w:rPr>
            </w:pPr>
          </w:p>
        </w:tc>
      </w:tr>
      <w:tr w:rsidR="0000224B" w14:paraId="0277182C" w14:textId="77777777" w:rsidTr="00C0224A">
        <w:tc>
          <w:tcPr>
            <w:tcW w:w="1575" w:type="dxa"/>
          </w:tcPr>
          <w:p w14:paraId="0B7C7779" w14:textId="77777777" w:rsidR="0000224B" w:rsidRPr="00C22FDA" w:rsidRDefault="0000224B" w:rsidP="00C0224A">
            <w:pPr>
              <w:rPr>
                <w:rFonts w:cstheme="minorHAnsi"/>
                <w:sz w:val="24"/>
                <w:szCs w:val="24"/>
              </w:rPr>
            </w:pPr>
          </w:p>
        </w:tc>
        <w:tc>
          <w:tcPr>
            <w:tcW w:w="1346" w:type="dxa"/>
          </w:tcPr>
          <w:p w14:paraId="410019B9" w14:textId="77777777" w:rsidR="0000224B" w:rsidRPr="00C22FDA" w:rsidRDefault="0000224B" w:rsidP="00C0224A">
            <w:pPr>
              <w:rPr>
                <w:rFonts w:cstheme="minorHAnsi"/>
                <w:b/>
                <w:bCs/>
                <w:color w:val="A5A5A5" w:themeColor="accent3"/>
                <w:sz w:val="24"/>
                <w:szCs w:val="24"/>
                <w:shd w:val="clear" w:color="auto" w:fill="FFFFFF"/>
              </w:rPr>
            </w:pPr>
          </w:p>
        </w:tc>
        <w:tc>
          <w:tcPr>
            <w:tcW w:w="1357" w:type="dxa"/>
          </w:tcPr>
          <w:p w14:paraId="3BE7B3F6" w14:textId="77777777" w:rsidR="0000224B" w:rsidRPr="00C22FDA" w:rsidRDefault="0000224B" w:rsidP="00C0224A">
            <w:pPr>
              <w:rPr>
                <w:rFonts w:cstheme="minorHAnsi"/>
                <w:b/>
                <w:bCs/>
                <w:color w:val="A5A5A5" w:themeColor="accent3"/>
                <w:sz w:val="24"/>
                <w:szCs w:val="24"/>
              </w:rPr>
            </w:pPr>
          </w:p>
        </w:tc>
        <w:tc>
          <w:tcPr>
            <w:tcW w:w="1646" w:type="dxa"/>
          </w:tcPr>
          <w:p w14:paraId="42EFB178" w14:textId="77777777" w:rsidR="0000224B" w:rsidRPr="00C22FDA" w:rsidRDefault="0000224B" w:rsidP="00C0224A">
            <w:pPr>
              <w:rPr>
                <w:rFonts w:cstheme="minorHAnsi"/>
                <w:b/>
                <w:bCs/>
                <w:color w:val="ED7D31" w:themeColor="accent2"/>
                <w:sz w:val="24"/>
                <w:szCs w:val="24"/>
              </w:rPr>
            </w:pPr>
            <w:r w:rsidRPr="00C22FDA">
              <w:rPr>
                <w:rFonts w:cstheme="minorHAnsi"/>
                <w:b/>
                <w:bCs/>
                <w:color w:val="ED7D31" w:themeColor="accent2"/>
                <w:sz w:val="24"/>
                <w:szCs w:val="24"/>
              </w:rPr>
              <w:t>malware=true</w:t>
            </w:r>
          </w:p>
        </w:tc>
        <w:tc>
          <w:tcPr>
            <w:tcW w:w="1872" w:type="dxa"/>
          </w:tcPr>
          <w:p w14:paraId="00781EEA" w14:textId="25001309"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Critical</w:t>
            </w:r>
          </w:p>
        </w:tc>
        <w:tc>
          <w:tcPr>
            <w:tcW w:w="1649" w:type="dxa"/>
          </w:tcPr>
          <w:p w14:paraId="1B46B414" w14:textId="36A9DAA6"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Critical Threat</w:t>
            </w:r>
          </w:p>
        </w:tc>
      </w:tr>
      <w:tr w:rsidR="0000224B" w14:paraId="12209F5C" w14:textId="77777777" w:rsidTr="00C0224A">
        <w:tc>
          <w:tcPr>
            <w:tcW w:w="1575" w:type="dxa"/>
          </w:tcPr>
          <w:p w14:paraId="2DE6F1BE" w14:textId="77777777" w:rsidR="0000224B" w:rsidRPr="00C22FDA" w:rsidRDefault="0000224B" w:rsidP="00C0224A">
            <w:pPr>
              <w:rPr>
                <w:rFonts w:cstheme="minorHAnsi"/>
                <w:sz w:val="24"/>
                <w:szCs w:val="24"/>
              </w:rPr>
            </w:pPr>
          </w:p>
        </w:tc>
        <w:tc>
          <w:tcPr>
            <w:tcW w:w="1346" w:type="dxa"/>
          </w:tcPr>
          <w:p w14:paraId="0FD4C621" w14:textId="77777777" w:rsidR="0000224B" w:rsidRPr="00C22FDA" w:rsidRDefault="0000224B" w:rsidP="00C0224A">
            <w:pPr>
              <w:rPr>
                <w:rFonts w:cstheme="minorHAnsi"/>
                <w:b/>
                <w:bCs/>
                <w:color w:val="A5A5A5" w:themeColor="accent3"/>
                <w:sz w:val="24"/>
                <w:szCs w:val="24"/>
                <w:shd w:val="clear" w:color="auto" w:fill="FFFFFF"/>
              </w:rPr>
            </w:pPr>
          </w:p>
        </w:tc>
        <w:tc>
          <w:tcPr>
            <w:tcW w:w="1357" w:type="dxa"/>
          </w:tcPr>
          <w:p w14:paraId="70C1A661" w14:textId="77777777" w:rsidR="0000224B" w:rsidRPr="00C22FDA" w:rsidRDefault="0000224B" w:rsidP="00C0224A">
            <w:pPr>
              <w:rPr>
                <w:rFonts w:cstheme="minorHAnsi"/>
                <w:b/>
                <w:bCs/>
                <w:color w:val="A5A5A5" w:themeColor="accent3"/>
                <w:sz w:val="24"/>
                <w:szCs w:val="24"/>
              </w:rPr>
            </w:pPr>
          </w:p>
        </w:tc>
        <w:tc>
          <w:tcPr>
            <w:tcW w:w="1646" w:type="dxa"/>
          </w:tcPr>
          <w:p w14:paraId="5018DD3F" w14:textId="77777777" w:rsidR="0000224B" w:rsidRPr="00C22FDA" w:rsidRDefault="0000224B" w:rsidP="00C0224A">
            <w:pPr>
              <w:rPr>
                <w:rFonts w:cstheme="minorHAnsi"/>
                <w:b/>
                <w:bCs/>
                <w:color w:val="ED7D31" w:themeColor="accent2"/>
                <w:sz w:val="24"/>
                <w:szCs w:val="24"/>
              </w:rPr>
            </w:pPr>
            <w:r w:rsidRPr="00C22FDA">
              <w:rPr>
                <w:rFonts w:cstheme="minorHAnsi"/>
                <w:b/>
                <w:bCs/>
                <w:color w:val="ED7D31" w:themeColor="accent2"/>
                <w:sz w:val="24"/>
                <w:szCs w:val="24"/>
              </w:rPr>
              <w:t>phishing=true</w:t>
            </w:r>
          </w:p>
        </w:tc>
        <w:tc>
          <w:tcPr>
            <w:tcW w:w="1872" w:type="dxa"/>
          </w:tcPr>
          <w:p w14:paraId="64ECA1CF" w14:textId="08499DC6"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Critical</w:t>
            </w:r>
          </w:p>
        </w:tc>
        <w:tc>
          <w:tcPr>
            <w:tcW w:w="1649" w:type="dxa"/>
          </w:tcPr>
          <w:p w14:paraId="65087FED" w14:textId="5BDEB29F"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Critical Threat</w:t>
            </w:r>
          </w:p>
        </w:tc>
      </w:tr>
      <w:tr w:rsidR="0000224B" w14:paraId="51410FDF" w14:textId="77777777" w:rsidTr="00C0224A">
        <w:tc>
          <w:tcPr>
            <w:tcW w:w="1575" w:type="dxa"/>
          </w:tcPr>
          <w:p w14:paraId="088E545B" w14:textId="77777777" w:rsidR="0000224B" w:rsidRPr="00C22FDA" w:rsidRDefault="0000224B" w:rsidP="00C0224A">
            <w:pPr>
              <w:rPr>
                <w:rFonts w:cstheme="minorHAnsi"/>
                <w:sz w:val="24"/>
                <w:szCs w:val="24"/>
              </w:rPr>
            </w:pPr>
          </w:p>
        </w:tc>
        <w:tc>
          <w:tcPr>
            <w:tcW w:w="1346" w:type="dxa"/>
          </w:tcPr>
          <w:p w14:paraId="5746E8EB" w14:textId="77777777" w:rsidR="0000224B" w:rsidRPr="00C22FDA" w:rsidRDefault="0000224B" w:rsidP="00C0224A">
            <w:pPr>
              <w:rPr>
                <w:rFonts w:cstheme="minorHAnsi"/>
                <w:b/>
                <w:bCs/>
                <w:color w:val="A5A5A5" w:themeColor="accent3"/>
                <w:sz w:val="24"/>
                <w:szCs w:val="24"/>
                <w:shd w:val="clear" w:color="auto" w:fill="FFFFFF"/>
              </w:rPr>
            </w:pPr>
          </w:p>
        </w:tc>
        <w:tc>
          <w:tcPr>
            <w:tcW w:w="1357" w:type="dxa"/>
          </w:tcPr>
          <w:p w14:paraId="5662729C" w14:textId="77777777" w:rsidR="0000224B" w:rsidRPr="00C22FDA" w:rsidRDefault="0000224B" w:rsidP="00C0224A">
            <w:pPr>
              <w:rPr>
                <w:rFonts w:cstheme="minorHAnsi"/>
                <w:b/>
                <w:bCs/>
                <w:color w:val="A5A5A5" w:themeColor="accent3"/>
                <w:sz w:val="24"/>
                <w:szCs w:val="24"/>
              </w:rPr>
            </w:pPr>
            <w:r w:rsidRPr="00C22FDA">
              <w:rPr>
                <w:rFonts w:cstheme="minorHAnsi"/>
                <w:b/>
                <w:bCs/>
                <w:color w:val="A5A5A5" w:themeColor="accent3"/>
                <w:sz w:val="24"/>
                <w:szCs w:val="24"/>
              </w:rPr>
              <w:t>&gt;=90</w:t>
            </w:r>
          </w:p>
        </w:tc>
        <w:tc>
          <w:tcPr>
            <w:tcW w:w="1646" w:type="dxa"/>
          </w:tcPr>
          <w:p w14:paraId="19D3B273" w14:textId="77777777" w:rsidR="0000224B" w:rsidRPr="00C22FDA" w:rsidRDefault="0000224B" w:rsidP="00C0224A">
            <w:pPr>
              <w:rPr>
                <w:rFonts w:cstheme="minorHAnsi"/>
                <w:sz w:val="24"/>
                <w:szCs w:val="24"/>
              </w:rPr>
            </w:pPr>
          </w:p>
        </w:tc>
        <w:tc>
          <w:tcPr>
            <w:tcW w:w="1872" w:type="dxa"/>
          </w:tcPr>
          <w:p w14:paraId="6971AF34" w14:textId="39EF6250"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 xml:space="preserve">High </w:t>
            </w:r>
            <w:r w:rsidR="0000224B" w:rsidRPr="00C22FDA">
              <w:rPr>
                <w:rFonts w:cstheme="minorHAnsi"/>
                <w:b/>
                <w:bCs/>
                <w:color w:val="4472C4" w:themeColor="accent1"/>
                <w:sz w:val="24"/>
                <w:szCs w:val="24"/>
              </w:rPr>
              <w:t>R</w:t>
            </w:r>
            <w:r w:rsidRPr="00C22FDA">
              <w:rPr>
                <w:rFonts w:cstheme="minorHAnsi"/>
                <w:b/>
                <w:bCs/>
                <w:color w:val="4472C4" w:themeColor="accent1"/>
                <w:sz w:val="24"/>
                <w:szCs w:val="24"/>
              </w:rPr>
              <w:t>isk</w:t>
            </w:r>
          </w:p>
        </w:tc>
        <w:tc>
          <w:tcPr>
            <w:tcW w:w="1649" w:type="dxa"/>
          </w:tcPr>
          <w:p w14:paraId="495B5E64" w14:textId="243725C3"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High Threat</w:t>
            </w:r>
          </w:p>
        </w:tc>
      </w:tr>
      <w:tr w:rsidR="0000224B" w14:paraId="043D9C7F" w14:textId="77777777" w:rsidTr="00C0224A">
        <w:tc>
          <w:tcPr>
            <w:tcW w:w="1575" w:type="dxa"/>
          </w:tcPr>
          <w:p w14:paraId="480ACD48" w14:textId="77777777" w:rsidR="0000224B" w:rsidRPr="00C22FDA" w:rsidRDefault="0000224B" w:rsidP="00C0224A">
            <w:pPr>
              <w:rPr>
                <w:rFonts w:cstheme="minorHAnsi"/>
                <w:sz w:val="24"/>
                <w:szCs w:val="24"/>
              </w:rPr>
            </w:pPr>
          </w:p>
        </w:tc>
        <w:tc>
          <w:tcPr>
            <w:tcW w:w="1346" w:type="dxa"/>
          </w:tcPr>
          <w:p w14:paraId="617212E1" w14:textId="77777777" w:rsidR="0000224B" w:rsidRPr="00C22FDA" w:rsidRDefault="0000224B" w:rsidP="00C0224A">
            <w:pPr>
              <w:rPr>
                <w:rFonts w:cstheme="minorHAnsi"/>
                <w:b/>
                <w:bCs/>
                <w:color w:val="A5A5A5" w:themeColor="accent3"/>
                <w:sz w:val="24"/>
                <w:szCs w:val="24"/>
                <w:shd w:val="clear" w:color="auto" w:fill="FFFFFF"/>
              </w:rPr>
            </w:pPr>
          </w:p>
        </w:tc>
        <w:tc>
          <w:tcPr>
            <w:tcW w:w="1357" w:type="dxa"/>
          </w:tcPr>
          <w:p w14:paraId="704B25C4" w14:textId="77777777" w:rsidR="0000224B" w:rsidRPr="00C22FDA" w:rsidRDefault="0000224B" w:rsidP="00C0224A">
            <w:pPr>
              <w:rPr>
                <w:rFonts w:cstheme="minorHAnsi"/>
                <w:b/>
                <w:bCs/>
                <w:color w:val="A5A5A5" w:themeColor="accent3"/>
                <w:sz w:val="24"/>
                <w:szCs w:val="24"/>
              </w:rPr>
            </w:pPr>
            <w:r w:rsidRPr="00C22FDA">
              <w:rPr>
                <w:rFonts w:cstheme="minorHAnsi"/>
                <w:b/>
                <w:bCs/>
                <w:color w:val="A5A5A5" w:themeColor="accent3"/>
                <w:sz w:val="24"/>
                <w:szCs w:val="24"/>
              </w:rPr>
              <w:t>&gt;=80 &amp; &lt;=89</w:t>
            </w:r>
          </w:p>
        </w:tc>
        <w:tc>
          <w:tcPr>
            <w:tcW w:w="1646" w:type="dxa"/>
          </w:tcPr>
          <w:p w14:paraId="0DF4BCDA" w14:textId="77777777" w:rsidR="0000224B" w:rsidRPr="00C22FDA" w:rsidRDefault="0000224B" w:rsidP="00C0224A">
            <w:pPr>
              <w:rPr>
                <w:rFonts w:cstheme="minorHAnsi"/>
                <w:sz w:val="24"/>
                <w:szCs w:val="24"/>
              </w:rPr>
            </w:pPr>
          </w:p>
        </w:tc>
        <w:tc>
          <w:tcPr>
            <w:tcW w:w="1872" w:type="dxa"/>
          </w:tcPr>
          <w:p w14:paraId="00FDB95C" w14:textId="130E98BE"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Moderate Risk</w:t>
            </w:r>
          </w:p>
        </w:tc>
        <w:tc>
          <w:tcPr>
            <w:tcW w:w="1649" w:type="dxa"/>
          </w:tcPr>
          <w:p w14:paraId="20BCC0D0" w14:textId="2430065C"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Moderate Threat</w:t>
            </w:r>
          </w:p>
        </w:tc>
      </w:tr>
      <w:tr w:rsidR="0000224B" w14:paraId="2E3EFB3C" w14:textId="77777777" w:rsidTr="00C0224A">
        <w:tc>
          <w:tcPr>
            <w:tcW w:w="1575" w:type="dxa"/>
          </w:tcPr>
          <w:p w14:paraId="4AA96434" w14:textId="77777777" w:rsidR="0000224B" w:rsidRPr="00C22FDA" w:rsidRDefault="0000224B" w:rsidP="00C0224A">
            <w:pPr>
              <w:rPr>
                <w:rFonts w:cstheme="minorHAnsi"/>
                <w:sz w:val="24"/>
                <w:szCs w:val="24"/>
              </w:rPr>
            </w:pPr>
          </w:p>
        </w:tc>
        <w:tc>
          <w:tcPr>
            <w:tcW w:w="1346" w:type="dxa"/>
          </w:tcPr>
          <w:p w14:paraId="5F75F997" w14:textId="77777777" w:rsidR="0000224B" w:rsidRPr="00C22FDA" w:rsidRDefault="0000224B" w:rsidP="00C0224A">
            <w:pPr>
              <w:rPr>
                <w:rFonts w:cstheme="minorHAnsi"/>
                <w:b/>
                <w:bCs/>
                <w:color w:val="A5A5A5" w:themeColor="accent3"/>
                <w:sz w:val="24"/>
                <w:szCs w:val="24"/>
                <w:shd w:val="clear" w:color="auto" w:fill="FFFFFF"/>
              </w:rPr>
            </w:pPr>
          </w:p>
        </w:tc>
        <w:tc>
          <w:tcPr>
            <w:tcW w:w="1357" w:type="dxa"/>
          </w:tcPr>
          <w:p w14:paraId="4BF4FE28" w14:textId="77777777" w:rsidR="0000224B" w:rsidRPr="00C22FDA" w:rsidRDefault="0000224B" w:rsidP="00C0224A">
            <w:pPr>
              <w:rPr>
                <w:rFonts w:cstheme="minorHAnsi"/>
                <w:b/>
                <w:bCs/>
                <w:color w:val="A5A5A5" w:themeColor="accent3"/>
                <w:sz w:val="24"/>
                <w:szCs w:val="24"/>
              </w:rPr>
            </w:pPr>
            <w:r w:rsidRPr="00C22FDA">
              <w:rPr>
                <w:rFonts w:cstheme="minorHAnsi"/>
                <w:b/>
                <w:bCs/>
                <w:color w:val="A5A5A5" w:themeColor="accent3"/>
                <w:sz w:val="24"/>
                <w:szCs w:val="24"/>
              </w:rPr>
              <w:t>&gt;=70 &amp; &lt;=79</w:t>
            </w:r>
          </w:p>
        </w:tc>
        <w:tc>
          <w:tcPr>
            <w:tcW w:w="1646" w:type="dxa"/>
          </w:tcPr>
          <w:p w14:paraId="10C71861" w14:textId="77777777" w:rsidR="0000224B" w:rsidRPr="00C22FDA" w:rsidRDefault="0000224B" w:rsidP="00C0224A">
            <w:pPr>
              <w:rPr>
                <w:rFonts w:cstheme="minorHAnsi"/>
                <w:sz w:val="24"/>
                <w:szCs w:val="24"/>
              </w:rPr>
            </w:pPr>
          </w:p>
        </w:tc>
        <w:tc>
          <w:tcPr>
            <w:tcW w:w="1872" w:type="dxa"/>
          </w:tcPr>
          <w:p w14:paraId="40FEFE88" w14:textId="3BFF4084" w:rsidR="0000224B" w:rsidRPr="00C22FDA" w:rsidRDefault="0000224B" w:rsidP="00C0224A">
            <w:pPr>
              <w:rPr>
                <w:rFonts w:cstheme="minorHAnsi"/>
                <w:b/>
                <w:bCs/>
                <w:color w:val="4472C4" w:themeColor="accent1"/>
                <w:sz w:val="24"/>
                <w:szCs w:val="24"/>
              </w:rPr>
            </w:pPr>
            <w:r w:rsidRPr="00C22FDA">
              <w:rPr>
                <w:rFonts w:cstheme="minorHAnsi"/>
                <w:b/>
                <w:bCs/>
                <w:color w:val="4472C4" w:themeColor="accent1"/>
                <w:sz w:val="24"/>
                <w:szCs w:val="24"/>
              </w:rPr>
              <w:t>L</w:t>
            </w:r>
            <w:r w:rsidR="005019E6" w:rsidRPr="00C22FDA">
              <w:rPr>
                <w:rFonts w:cstheme="minorHAnsi"/>
                <w:b/>
                <w:bCs/>
                <w:color w:val="4472C4" w:themeColor="accent1"/>
                <w:sz w:val="24"/>
                <w:szCs w:val="24"/>
              </w:rPr>
              <w:t>ow</w:t>
            </w:r>
            <w:r w:rsidRPr="00C22FDA">
              <w:rPr>
                <w:rFonts w:cstheme="minorHAnsi"/>
                <w:b/>
                <w:bCs/>
                <w:color w:val="4472C4" w:themeColor="accent1"/>
                <w:sz w:val="24"/>
                <w:szCs w:val="24"/>
              </w:rPr>
              <w:t xml:space="preserve"> </w:t>
            </w:r>
            <w:r w:rsidR="005019E6" w:rsidRPr="00C22FDA">
              <w:rPr>
                <w:rFonts w:cstheme="minorHAnsi"/>
                <w:b/>
                <w:bCs/>
                <w:color w:val="4472C4" w:themeColor="accent1"/>
                <w:sz w:val="24"/>
                <w:szCs w:val="24"/>
              </w:rPr>
              <w:t>Risk</w:t>
            </w:r>
          </w:p>
        </w:tc>
        <w:tc>
          <w:tcPr>
            <w:tcW w:w="1649" w:type="dxa"/>
          </w:tcPr>
          <w:p w14:paraId="11777137" w14:textId="7CD9903B" w:rsidR="0000224B" w:rsidRPr="00C22FDA" w:rsidRDefault="0000224B" w:rsidP="00C0224A">
            <w:pPr>
              <w:rPr>
                <w:rFonts w:cstheme="minorHAnsi"/>
                <w:b/>
                <w:bCs/>
                <w:color w:val="4472C4" w:themeColor="accent1"/>
                <w:sz w:val="24"/>
                <w:szCs w:val="24"/>
              </w:rPr>
            </w:pPr>
            <w:r w:rsidRPr="00C22FDA">
              <w:rPr>
                <w:rFonts w:cstheme="minorHAnsi"/>
                <w:b/>
                <w:bCs/>
                <w:color w:val="4472C4" w:themeColor="accent1"/>
                <w:sz w:val="24"/>
                <w:szCs w:val="24"/>
              </w:rPr>
              <w:t>L</w:t>
            </w:r>
            <w:r w:rsidR="005019E6" w:rsidRPr="00C22FDA">
              <w:rPr>
                <w:rFonts w:cstheme="minorHAnsi"/>
                <w:b/>
                <w:bCs/>
                <w:color w:val="4472C4" w:themeColor="accent1"/>
                <w:sz w:val="24"/>
                <w:szCs w:val="24"/>
              </w:rPr>
              <w:t>ow</w:t>
            </w:r>
            <w:r w:rsidRPr="00C22FDA">
              <w:rPr>
                <w:rFonts w:cstheme="minorHAnsi"/>
                <w:b/>
                <w:bCs/>
                <w:color w:val="4472C4" w:themeColor="accent1"/>
                <w:sz w:val="24"/>
                <w:szCs w:val="24"/>
              </w:rPr>
              <w:t xml:space="preserve"> </w:t>
            </w:r>
            <w:r w:rsidR="005019E6" w:rsidRPr="00C22FDA">
              <w:rPr>
                <w:rFonts w:cstheme="minorHAnsi"/>
                <w:b/>
                <w:bCs/>
                <w:color w:val="4472C4" w:themeColor="accent1"/>
                <w:sz w:val="24"/>
                <w:szCs w:val="24"/>
              </w:rPr>
              <w:t>Threat</w:t>
            </w:r>
          </w:p>
        </w:tc>
      </w:tr>
      <w:tr w:rsidR="0000224B" w14:paraId="717F1C75" w14:textId="77777777" w:rsidTr="00C0224A">
        <w:tc>
          <w:tcPr>
            <w:tcW w:w="1575" w:type="dxa"/>
          </w:tcPr>
          <w:p w14:paraId="413905BD" w14:textId="77777777" w:rsidR="0000224B" w:rsidRPr="00C22FDA" w:rsidRDefault="0000224B" w:rsidP="00C0224A">
            <w:pPr>
              <w:rPr>
                <w:rFonts w:cstheme="minorHAnsi"/>
                <w:sz w:val="24"/>
                <w:szCs w:val="24"/>
              </w:rPr>
            </w:pPr>
          </w:p>
        </w:tc>
        <w:tc>
          <w:tcPr>
            <w:tcW w:w="1346" w:type="dxa"/>
          </w:tcPr>
          <w:p w14:paraId="439DEE70" w14:textId="77777777" w:rsidR="0000224B" w:rsidRPr="00C22FDA" w:rsidRDefault="0000224B" w:rsidP="00C0224A">
            <w:pPr>
              <w:rPr>
                <w:rFonts w:cstheme="minorHAnsi"/>
                <w:b/>
                <w:bCs/>
                <w:color w:val="A5A5A5" w:themeColor="accent3"/>
                <w:sz w:val="24"/>
                <w:szCs w:val="24"/>
                <w:shd w:val="clear" w:color="auto" w:fill="FFFFFF"/>
              </w:rPr>
            </w:pPr>
          </w:p>
        </w:tc>
        <w:tc>
          <w:tcPr>
            <w:tcW w:w="1357" w:type="dxa"/>
          </w:tcPr>
          <w:p w14:paraId="1CD1232B" w14:textId="77777777" w:rsidR="0000224B" w:rsidRPr="00C22FDA" w:rsidRDefault="0000224B" w:rsidP="00C0224A">
            <w:pPr>
              <w:rPr>
                <w:rFonts w:cstheme="minorHAnsi"/>
                <w:b/>
                <w:bCs/>
                <w:color w:val="A5A5A5" w:themeColor="accent3"/>
                <w:sz w:val="24"/>
                <w:szCs w:val="24"/>
              </w:rPr>
            </w:pPr>
            <w:r w:rsidRPr="00C22FDA">
              <w:rPr>
                <w:rFonts w:cstheme="minorHAnsi"/>
                <w:b/>
                <w:bCs/>
                <w:color w:val="A5A5A5" w:themeColor="accent3"/>
                <w:sz w:val="24"/>
                <w:szCs w:val="24"/>
              </w:rPr>
              <w:t>&gt;=55 &amp; &lt;= 69</w:t>
            </w:r>
          </w:p>
        </w:tc>
        <w:tc>
          <w:tcPr>
            <w:tcW w:w="1646" w:type="dxa"/>
          </w:tcPr>
          <w:p w14:paraId="1E3EF25A" w14:textId="77777777" w:rsidR="0000224B" w:rsidRPr="00C22FDA" w:rsidRDefault="0000224B" w:rsidP="00C0224A">
            <w:pPr>
              <w:rPr>
                <w:rFonts w:cstheme="minorHAnsi"/>
                <w:sz w:val="24"/>
                <w:szCs w:val="24"/>
              </w:rPr>
            </w:pPr>
          </w:p>
        </w:tc>
        <w:tc>
          <w:tcPr>
            <w:tcW w:w="1872" w:type="dxa"/>
          </w:tcPr>
          <w:p w14:paraId="6FE43657" w14:textId="46914D17"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Suspicious</w:t>
            </w:r>
          </w:p>
        </w:tc>
        <w:tc>
          <w:tcPr>
            <w:tcW w:w="1649" w:type="dxa"/>
          </w:tcPr>
          <w:p w14:paraId="2105AB08" w14:textId="7E7546F8"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Suspicious</w:t>
            </w:r>
          </w:p>
        </w:tc>
      </w:tr>
      <w:tr w:rsidR="0000224B" w14:paraId="1EAD6E93" w14:textId="77777777" w:rsidTr="00C0224A">
        <w:tc>
          <w:tcPr>
            <w:tcW w:w="1575" w:type="dxa"/>
          </w:tcPr>
          <w:p w14:paraId="3473AA71" w14:textId="77777777" w:rsidR="0000224B" w:rsidRPr="00C22FDA" w:rsidRDefault="0000224B" w:rsidP="00C0224A">
            <w:pPr>
              <w:rPr>
                <w:rFonts w:cstheme="minorHAnsi"/>
                <w:sz w:val="24"/>
                <w:szCs w:val="24"/>
              </w:rPr>
            </w:pPr>
          </w:p>
        </w:tc>
        <w:tc>
          <w:tcPr>
            <w:tcW w:w="1346" w:type="dxa"/>
          </w:tcPr>
          <w:p w14:paraId="545E874B" w14:textId="77777777" w:rsidR="0000224B" w:rsidRPr="00C22FDA" w:rsidRDefault="0000224B" w:rsidP="00C0224A">
            <w:pPr>
              <w:rPr>
                <w:rFonts w:cstheme="minorHAnsi"/>
                <w:b/>
                <w:bCs/>
                <w:color w:val="A5A5A5" w:themeColor="accent3"/>
                <w:sz w:val="24"/>
                <w:szCs w:val="24"/>
                <w:shd w:val="clear" w:color="auto" w:fill="FFFFFF"/>
              </w:rPr>
            </w:pPr>
          </w:p>
        </w:tc>
        <w:tc>
          <w:tcPr>
            <w:tcW w:w="1357" w:type="dxa"/>
          </w:tcPr>
          <w:p w14:paraId="497924B5" w14:textId="77777777" w:rsidR="0000224B" w:rsidRPr="00C22FDA" w:rsidRDefault="0000224B" w:rsidP="00C0224A">
            <w:pPr>
              <w:rPr>
                <w:rFonts w:cstheme="minorHAnsi"/>
                <w:b/>
                <w:bCs/>
                <w:color w:val="A5A5A5" w:themeColor="accent3"/>
                <w:sz w:val="24"/>
                <w:szCs w:val="24"/>
              </w:rPr>
            </w:pPr>
            <w:r w:rsidRPr="00C22FDA">
              <w:rPr>
                <w:rFonts w:cstheme="minorHAnsi"/>
                <w:b/>
                <w:bCs/>
                <w:color w:val="A5A5A5" w:themeColor="accent3"/>
                <w:sz w:val="24"/>
                <w:szCs w:val="24"/>
              </w:rPr>
              <w:t>&lt;= 54</w:t>
            </w:r>
          </w:p>
        </w:tc>
        <w:tc>
          <w:tcPr>
            <w:tcW w:w="1646" w:type="dxa"/>
          </w:tcPr>
          <w:p w14:paraId="47821323" w14:textId="77777777" w:rsidR="0000224B" w:rsidRPr="00C22FDA" w:rsidRDefault="0000224B" w:rsidP="00C0224A">
            <w:pPr>
              <w:rPr>
                <w:rFonts w:cstheme="minorHAnsi"/>
                <w:sz w:val="24"/>
                <w:szCs w:val="24"/>
              </w:rPr>
            </w:pPr>
          </w:p>
        </w:tc>
        <w:tc>
          <w:tcPr>
            <w:tcW w:w="1872" w:type="dxa"/>
          </w:tcPr>
          <w:p w14:paraId="64250852" w14:textId="2A9953B2" w:rsidR="0000224B" w:rsidRPr="00C22FDA" w:rsidRDefault="005019E6" w:rsidP="00C0224A">
            <w:pPr>
              <w:rPr>
                <w:rFonts w:cstheme="minorHAnsi"/>
                <w:b/>
                <w:bCs/>
                <w:color w:val="4472C4" w:themeColor="accent1"/>
                <w:sz w:val="24"/>
                <w:szCs w:val="24"/>
              </w:rPr>
            </w:pPr>
            <w:r w:rsidRPr="00C22FDA">
              <w:rPr>
                <w:rFonts w:cstheme="minorHAnsi"/>
                <w:b/>
                <w:bCs/>
                <w:color w:val="4472C4" w:themeColor="accent1"/>
                <w:sz w:val="24"/>
                <w:szCs w:val="24"/>
              </w:rPr>
              <w:t>Clean</w:t>
            </w:r>
          </w:p>
        </w:tc>
        <w:tc>
          <w:tcPr>
            <w:tcW w:w="1649" w:type="dxa"/>
          </w:tcPr>
          <w:p w14:paraId="7BBD0D20" w14:textId="77777777" w:rsidR="0000224B" w:rsidRPr="00C22FDA" w:rsidRDefault="0000224B" w:rsidP="00C0224A">
            <w:pPr>
              <w:rPr>
                <w:rFonts w:cstheme="minorHAnsi"/>
                <w:b/>
                <w:bCs/>
                <w:color w:val="4472C4" w:themeColor="accent1"/>
                <w:sz w:val="24"/>
                <w:szCs w:val="24"/>
              </w:rPr>
            </w:pPr>
            <w:r w:rsidRPr="00C22FDA">
              <w:rPr>
                <w:rFonts w:cstheme="minorHAnsi"/>
                <w:b/>
                <w:bCs/>
                <w:color w:val="4472C4" w:themeColor="accent1"/>
                <w:sz w:val="24"/>
                <w:szCs w:val="24"/>
              </w:rPr>
              <w:t>N/A</w:t>
            </w:r>
          </w:p>
        </w:tc>
      </w:tr>
    </w:tbl>
    <w:p w14:paraId="184859B2" w14:textId="43B8284D" w:rsidR="0000224B" w:rsidRDefault="0000224B" w:rsidP="000D73EC"/>
    <w:p w14:paraId="031346AA" w14:textId="77777777" w:rsidR="0019757D" w:rsidRDefault="0019757D" w:rsidP="000A250A">
      <w:pPr>
        <w:pStyle w:val="Subtitle"/>
        <w:numPr>
          <w:ilvl w:val="0"/>
          <w:numId w:val="0"/>
        </w:numPr>
        <w:spacing w:after="200" w:line="276" w:lineRule="auto"/>
      </w:pPr>
    </w:p>
    <w:sectPr w:rsidR="0019757D">
      <w:headerReference w:type="default" r:id="rId50"/>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4B5661" w14:textId="77777777" w:rsidR="002636D7" w:rsidRDefault="002636D7" w:rsidP="00F04821">
      <w:pPr>
        <w:spacing w:after="0" w:line="240" w:lineRule="auto"/>
      </w:pPr>
      <w:r>
        <w:separator/>
      </w:r>
    </w:p>
  </w:endnote>
  <w:endnote w:type="continuationSeparator" w:id="0">
    <w:p w14:paraId="7ED5966A" w14:textId="77777777" w:rsidR="002636D7" w:rsidRDefault="002636D7" w:rsidP="00F048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5002EFF" w:usb1="C000E47F" w:usb2="0000002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Bell MT">
    <w:panose1 w:val="02020503060305020303"/>
    <w:charset w:val="4D"/>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EA579" w14:textId="29CE5736" w:rsidR="00D6179B" w:rsidRDefault="00D6179B" w:rsidP="001F0A0E">
    <w:pPr>
      <w:pStyle w:val="Footer"/>
    </w:pPr>
    <w:r w:rsidRPr="00F04821">
      <w:t>© 202</w:t>
    </w:r>
    <w:r>
      <w:t>1</w:t>
    </w:r>
    <w:r w:rsidRPr="00F04821">
      <w:t xml:space="preserve"> </w:t>
    </w:r>
    <w:r>
      <w:t>IPQualityScore</w:t>
    </w:r>
    <w:r w:rsidRPr="00F04821">
      <w:t>. All Rights Reserved</w:t>
    </w:r>
    <w:r>
      <w:t>.</w:t>
    </w:r>
    <w:r>
      <w:tab/>
    </w:r>
    <w:r>
      <w:tab/>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919120" w14:textId="77777777" w:rsidR="002636D7" w:rsidRDefault="002636D7" w:rsidP="00F04821">
      <w:pPr>
        <w:spacing w:after="0" w:line="240" w:lineRule="auto"/>
      </w:pPr>
      <w:r>
        <w:separator/>
      </w:r>
    </w:p>
  </w:footnote>
  <w:footnote w:type="continuationSeparator" w:id="0">
    <w:p w14:paraId="7B66EA10" w14:textId="77777777" w:rsidR="002636D7" w:rsidRDefault="002636D7" w:rsidP="00F048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DC5A8" w14:textId="5077A8E4" w:rsidR="00D6179B" w:rsidRPr="00FF59BC" w:rsidRDefault="00D6179B" w:rsidP="00CC3424">
    <w:pPr>
      <w:pStyle w:val="Header"/>
      <w:jc w:val="center"/>
      <w:rPr>
        <w:lang w:val="en-US"/>
      </w:rPr>
    </w:pPr>
    <w:del w:id="29" w:author="Tianyi Chen" w:date="2021-06-15T10:54:00Z">
      <w:r w:rsidDel="004511AE">
        <w:rPr>
          <w:lang w:val="en-US"/>
        </w:rPr>
        <w:delText xml:space="preserve">ThreatConnect - </w:delText>
      </w:r>
    </w:del>
    <w:proofErr w:type="spellStart"/>
    <w:r>
      <w:rPr>
        <w:lang w:val="en-US"/>
      </w:rPr>
      <w:t>IPQualityScore</w:t>
    </w:r>
    <w:proofErr w:type="spellEnd"/>
    <w:r>
      <w:rPr>
        <w:lang w:val="en-US"/>
      </w:rPr>
      <w:t xml:space="preserve"> App User Guide v1.0.0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FF296C"/>
    <w:multiLevelType w:val="hybridMultilevel"/>
    <w:tmpl w:val="EF3EE1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3C0F3B"/>
    <w:multiLevelType w:val="multilevel"/>
    <w:tmpl w:val="008C5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D01C85"/>
    <w:multiLevelType w:val="hybridMultilevel"/>
    <w:tmpl w:val="431882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6B6AF1"/>
    <w:multiLevelType w:val="hybridMultilevel"/>
    <w:tmpl w:val="E0162600"/>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DC3538E"/>
    <w:multiLevelType w:val="hybridMultilevel"/>
    <w:tmpl w:val="3FFE54F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942522"/>
    <w:multiLevelType w:val="hybridMultilevel"/>
    <w:tmpl w:val="99200CB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50B573C9"/>
    <w:multiLevelType w:val="hybridMultilevel"/>
    <w:tmpl w:val="14F66894"/>
    <w:lvl w:ilvl="0" w:tplc="B7CC9CE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0A2A66"/>
    <w:multiLevelType w:val="hybridMultilevel"/>
    <w:tmpl w:val="C512D14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ED42988"/>
    <w:multiLevelType w:val="multilevel"/>
    <w:tmpl w:val="239C9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BB4434"/>
    <w:multiLevelType w:val="hybridMultilevel"/>
    <w:tmpl w:val="9CD2B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6DF551F"/>
    <w:multiLevelType w:val="hybridMultilevel"/>
    <w:tmpl w:val="3CB423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4396E0B"/>
    <w:multiLevelType w:val="hybridMultilevel"/>
    <w:tmpl w:val="BA4EC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93B1BC7"/>
    <w:multiLevelType w:val="hybridMultilevel"/>
    <w:tmpl w:val="C0A89B2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1"/>
  </w:num>
  <w:num w:numId="3">
    <w:abstractNumId w:val="0"/>
  </w:num>
  <w:num w:numId="4">
    <w:abstractNumId w:val="2"/>
  </w:num>
  <w:num w:numId="5">
    <w:abstractNumId w:val="7"/>
  </w:num>
  <w:num w:numId="6">
    <w:abstractNumId w:val="10"/>
  </w:num>
  <w:num w:numId="7">
    <w:abstractNumId w:val="12"/>
  </w:num>
  <w:num w:numId="8">
    <w:abstractNumId w:val="4"/>
  </w:num>
  <w:num w:numId="9">
    <w:abstractNumId w:val="11"/>
  </w:num>
  <w:num w:numId="10">
    <w:abstractNumId w:val="9"/>
  </w:num>
  <w:num w:numId="11">
    <w:abstractNumId w:val="3"/>
  </w:num>
  <w:num w:numId="12">
    <w:abstractNumId w:val="5"/>
  </w:num>
  <w:num w:numId="13">
    <w:abstractNumId w:val="6"/>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ianyi Chen">
    <w15:presenceInfo w15:providerId="AD" w15:userId="S::tchen@threatconnect.com::d4bc4520-aaa7-4b97-9a2e-c149b3303e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57D"/>
    <w:rsid w:val="0000224B"/>
    <w:rsid w:val="0002625C"/>
    <w:rsid w:val="00031886"/>
    <w:rsid w:val="00036AAC"/>
    <w:rsid w:val="00037BF3"/>
    <w:rsid w:val="000718A7"/>
    <w:rsid w:val="00071C6F"/>
    <w:rsid w:val="00091CCD"/>
    <w:rsid w:val="00094602"/>
    <w:rsid w:val="00097666"/>
    <w:rsid w:val="000A250A"/>
    <w:rsid w:val="000A3F04"/>
    <w:rsid w:val="000B7CD1"/>
    <w:rsid w:val="000C078E"/>
    <w:rsid w:val="000D73EC"/>
    <w:rsid w:val="000E59C3"/>
    <w:rsid w:val="000E73AB"/>
    <w:rsid w:val="00105461"/>
    <w:rsid w:val="00107391"/>
    <w:rsid w:val="0012671E"/>
    <w:rsid w:val="001450B4"/>
    <w:rsid w:val="00146823"/>
    <w:rsid w:val="001627BA"/>
    <w:rsid w:val="00176C08"/>
    <w:rsid w:val="001820A2"/>
    <w:rsid w:val="00184AD0"/>
    <w:rsid w:val="0019757D"/>
    <w:rsid w:val="001A3963"/>
    <w:rsid w:val="001B5072"/>
    <w:rsid w:val="001C502C"/>
    <w:rsid w:val="001F0A0E"/>
    <w:rsid w:val="001F141F"/>
    <w:rsid w:val="00200749"/>
    <w:rsid w:val="0022358B"/>
    <w:rsid w:val="00231073"/>
    <w:rsid w:val="00232A1B"/>
    <w:rsid w:val="00236FFF"/>
    <w:rsid w:val="00246355"/>
    <w:rsid w:val="002577A7"/>
    <w:rsid w:val="002636D7"/>
    <w:rsid w:val="002A25F9"/>
    <w:rsid w:val="002B553C"/>
    <w:rsid w:val="002C01DF"/>
    <w:rsid w:val="002C43AF"/>
    <w:rsid w:val="002C7DF9"/>
    <w:rsid w:val="002D40B7"/>
    <w:rsid w:val="00306386"/>
    <w:rsid w:val="0031309A"/>
    <w:rsid w:val="00323FE9"/>
    <w:rsid w:val="00325D21"/>
    <w:rsid w:val="00334466"/>
    <w:rsid w:val="003363F1"/>
    <w:rsid w:val="00364B61"/>
    <w:rsid w:val="00367F11"/>
    <w:rsid w:val="003750D5"/>
    <w:rsid w:val="00380083"/>
    <w:rsid w:val="003A0C76"/>
    <w:rsid w:val="003A25F9"/>
    <w:rsid w:val="003B07CE"/>
    <w:rsid w:val="0040459D"/>
    <w:rsid w:val="00421CF2"/>
    <w:rsid w:val="00426FD5"/>
    <w:rsid w:val="004270F7"/>
    <w:rsid w:val="00434388"/>
    <w:rsid w:val="00437431"/>
    <w:rsid w:val="004511AE"/>
    <w:rsid w:val="00452C91"/>
    <w:rsid w:val="004555CB"/>
    <w:rsid w:val="00463DB8"/>
    <w:rsid w:val="00464070"/>
    <w:rsid w:val="00472F34"/>
    <w:rsid w:val="0047720E"/>
    <w:rsid w:val="00484BB2"/>
    <w:rsid w:val="004A4334"/>
    <w:rsid w:val="004B27B7"/>
    <w:rsid w:val="004B398B"/>
    <w:rsid w:val="004E1744"/>
    <w:rsid w:val="004F07F3"/>
    <w:rsid w:val="004F361F"/>
    <w:rsid w:val="005019E6"/>
    <w:rsid w:val="00515096"/>
    <w:rsid w:val="005179D1"/>
    <w:rsid w:val="005212E9"/>
    <w:rsid w:val="00525FAE"/>
    <w:rsid w:val="00550FD0"/>
    <w:rsid w:val="00554AE6"/>
    <w:rsid w:val="005556F4"/>
    <w:rsid w:val="00583DFC"/>
    <w:rsid w:val="00591044"/>
    <w:rsid w:val="00592EF4"/>
    <w:rsid w:val="005938F8"/>
    <w:rsid w:val="005B1B97"/>
    <w:rsid w:val="005D2552"/>
    <w:rsid w:val="005F652B"/>
    <w:rsid w:val="00622163"/>
    <w:rsid w:val="006409E0"/>
    <w:rsid w:val="00651713"/>
    <w:rsid w:val="00653609"/>
    <w:rsid w:val="006625B6"/>
    <w:rsid w:val="00670D86"/>
    <w:rsid w:val="006712E6"/>
    <w:rsid w:val="006942EB"/>
    <w:rsid w:val="006E0C43"/>
    <w:rsid w:val="006E789A"/>
    <w:rsid w:val="00716462"/>
    <w:rsid w:val="00723D9B"/>
    <w:rsid w:val="007267BB"/>
    <w:rsid w:val="007464DA"/>
    <w:rsid w:val="0075322E"/>
    <w:rsid w:val="00755CB2"/>
    <w:rsid w:val="00771167"/>
    <w:rsid w:val="007853A5"/>
    <w:rsid w:val="00791597"/>
    <w:rsid w:val="007B67FE"/>
    <w:rsid w:val="007B712F"/>
    <w:rsid w:val="007D03D1"/>
    <w:rsid w:val="007D32D3"/>
    <w:rsid w:val="007D32E7"/>
    <w:rsid w:val="007E0C91"/>
    <w:rsid w:val="007E2BA2"/>
    <w:rsid w:val="007E496A"/>
    <w:rsid w:val="007F7283"/>
    <w:rsid w:val="00801060"/>
    <w:rsid w:val="008027EB"/>
    <w:rsid w:val="00804FDC"/>
    <w:rsid w:val="00814C82"/>
    <w:rsid w:val="00824596"/>
    <w:rsid w:val="008354EF"/>
    <w:rsid w:val="00843066"/>
    <w:rsid w:val="0084781D"/>
    <w:rsid w:val="00850961"/>
    <w:rsid w:val="008652C5"/>
    <w:rsid w:val="008712EB"/>
    <w:rsid w:val="008717DE"/>
    <w:rsid w:val="00873AC1"/>
    <w:rsid w:val="008759F0"/>
    <w:rsid w:val="00881B11"/>
    <w:rsid w:val="0089128D"/>
    <w:rsid w:val="008A1DA4"/>
    <w:rsid w:val="008A51E6"/>
    <w:rsid w:val="008B14BE"/>
    <w:rsid w:val="008B2E3A"/>
    <w:rsid w:val="008C7D70"/>
    <w:rsid w:val="008D3A07"/>
    <w:rsid w:val="008D5E98"/>
    <w:rsid w:val="008E4CA7"/>
    <w:rsid w:val="008E7FCF"/>
    <w:rsid w:val="008F63E1"/>
    <w:rsid w:val="00900C6D"/>
    <w:rsid w:val="00907FFE"/>
    <w:rsid w:val="00917F0C"/>
    <w:rsid w:val="00932011"/>
    <w:rsid w:val="00935CE4"/>
    <w:rsid w:val="00936C54"/>
    <w:rsid w:val="00936CFB"/>
    <w:rsid w:val="00951A4D"/>
    <w:rsid w:val="00964D78"/>
    <w:rsid w:val="0096746B"/>
    <w:rsid w:val="00971CD2"/>
    <w:rsid w:val="00980189"/>
    <w:rsid w:val="00981340"/>
    <w:rsid w:val="0098276E"/>
    <w:rsid w:val="00995511"/>
    <w:rsid w:val="009B4765"/>
    <w:rsid w:val="009C1D0C"/>
    <w:rsid w:val="009C45E7"/>
    <w:rsid w:val="009D7ABD"/>
    <w:rsid w:val="009F077F"/>
    <w:rsid w:val="009F0F69"/>
    <w:rsid w:val="009F6C43"/>
    <w:rsid w:val="00A01BAF"/>
    <w:rsid w:val="00A13083"/>
    <w:rsid w:val="00A1456D"/>
    <w:rsid w:val="00A15E89"/>
    <w:rsid w:val="00A20922"/>
    <w:rsid w:val="00A23CBB"/>
    <w:rsid w:val="00A24BB8"/>
    <w:rsid w:val="00A35720"/>
    <w:rsid w:val="00A5360B"/>
    <w:rsid w:val="00A53D8B"/>
    <w:rsid w:val="00A579FF"/>
    <w:rsid w:val="00A72D8B"/>
    <w:rsid w:val="00A80083"/>
    <w:rsid w:val="00A80BFE"/>
    <w:rsid w:val="00A828D2"/>
    <w:rsid w:val="00A84CD9"/>
    <w:rsid w:val="00A85D7D"/>
    <w:rsid w:val="00A8622F"/>
    <w:rsid w:val="00A87850"/>
    <w:rsid w:val="00A91BC4"/>
    <w:rsid w:val="00AA0E6C"/>
    <w:rsid w:val="00AA310C"/>
    <w:rsid w:val="00AB07E6"/>
    <w:rsid w:val="00AC2D07"/>
    <w:rsid w:val="00AD113F"/>
    <w:rsid w:val="00AD4B65"/>
    <w:rsid w:val="00AE0AB8"/>
    <w:rsid w:val="00AE2119"/>
    <w:rsid w:val="00B00884"/>
    <w:rsid w:val="00B1669A"/>
    <w:rsid w:val="00B20E62"/>
    <w:rsid w:val="00B31FF2"/>
    <w:rsid w:val="00B4227E"/>
    <w:rsid w:val="00B5799B"/>
    <w:rsid w:val="00B74F65"/>
    <w:rsid w:val="00B810E8"/>
    <w:rsid w:val="00B83E13"/>
    <w:rsid w:val="00B96D2B"/>
    <w:rsid w:val="00BB7747"/>
    <w:rsid w:val="00BC1134"/>
    <w:rsid w:val="00BC4F6A"/>
    <w:rsid w:val="00BD0838"/>
    <w:rsid w:val="00BD5A3B"/>
    <w:rsid w:val="00BE39EC"/>
    <w:rsid w:val="00BE4BEC"/>
    <w:rsid w:val="00C0224A"/>
    <w:rsid w:val="00C1216B"/>
    <w:rsid w:val="00C13268"/>
    <w:rsid w:val="00C22FDA"/>
    <w:rsid w:val="00C524D6"/>
    <w:rsid w:val="00C54218"/>
    <w:rsid w:val="00C570F5"/>
    <w:rsid w:val="00C61B8B"/>
    <w:rsid w:val="00C73171"/>
    <w:rsid w:val="00C830D8"/>
    <w:rsid w:val="00C9319E"/>
    <w:rsid w:val="00CB2CC6"/>
    <w:rsid w:val="00CC3424"/>
    <w:rsid w:val="00CC3FE1"/>
    <w:rsid w:val="00CD2FA6"/>
    <w:rsid w:val="00CD3847"/>
    <w:rsid w:val="00CD57B7"/>
    <w:rsid w:val="00CE04A5"/>
    <w:rsid w:val="00CF3D23"/>
    <w:rsid w:val="00D00D5F"/>
    <w:rsid w:val="00D31988"/>
    <w:rsid w:val="00D43D66"/>
    <w:rsid w:val="00D52C04"/>
    <w:rsid w:val="00D6179B"/>
    <w:rsid w:val="00D627DD"/>
    <w:rsid w:val="00D658A3"/>
    <w:rsid w:val="00D671F8"/>
    <w:rsid w:val="00D71C86"/>
    <w:rsid w:val="00D80B3C"/>
    <w:rsid w:val="00D85E55"/>
    <w:rsid w:val="00DA10A9"/>
    <w:rsid w:val="00DA4DF1"/>
    <w:rsid w:val="00DC613F"/>
    <w:rsid w:val="00DC74DE"/>
    <w:rsid w:val="00DD4267"/>
    <w:rsid w:val="00DE1393"/>
    <w:rsid w:val="00DE568D"/>
    <w:rsid w:val="00DF4522"/>
    <w:rsid w:val="00E1552C"/>
    <w:rsid w:val="00E2705F"/>
    <w:rsid w:val="00E36A3F"/>
    <w:rsid w:val="00E413EB"/>
    <w:rsid w:val="00E4257D"/>
    <w:rsid w:val="00E5469F"/>
    <w:rsid w:val="00E60312"/>
    <w:rsid w:val="00E61A76"/>
    <w:rsid w:val="00E6412D"/>
    <w:rsid w:val="00EB6145"/>
    <w:rsid w:val="00ED29D1"/>
    <w:rsid w:val="00ED65F7"/>
    <w:rsid w:val="00ED69EA"/>
    <w:rsid w:val="00EF0131"/>
    <w:rsid w:val="00EF4C56"/>
    <w:rsid w:val="00F04268"/>
    <w:rsid w:val="00F04821"/>
    <w:rsid w:val="00F065FB"/>
    <w:rsid w:val="00F32F7E"/>
    <w:rsid w:val="00F34D9A"/>
    <w:rsid w:val="00F3617B"/>
    <w:rsid w:val="00F409CC"/>
    <w:rsid w:val="00F6112D"/>
    <w:rsid w:val="00F71881"/>
    <w:rsid w:val="00F731CF"/>
    <w:rsid w:val="00F87F5E"/>
    <w:rsid w:val="00F93516"/>
    <w:rsid w:val="00FA0C78"/>
    <w:rsid w:val="00FC26E2"/>
    <w:rsid w:val="00FC6369"/>
    <w:rsid w:val="00FD35B6"/>
    <w:rsid w:val="00FD58B6"/>
    <w:rsid w:val="00FE2F76"/>
    <w:rsid w:val="00FE3736"/>
    <w:rsid w:val="00FF59BC"/>
    <w:rsid w:val="07F94F0F"/>
    <w:rsid w:val="1F95107B"/>
    <w:rsid w:val="2050958F"/>
    <w:rsid w:val="22527378"/>
    <w:rsid w:val="22CA0B5C"/>
    <w:rsid w:val="2AF65CA9"/>
    <w:rsid w:val="349C8B0E"/>
    <w:rsid w:val="43237241"/>
    <w:rsid w:val="5A8DAF2D"/>
    <w:rsid w:val="6FD187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49167"/>
  <w15:chartTrackingRefBased/>
  <w15:docId w15:val="{E23E3D16-F31C-46D0-A2D6-4D1BD7A73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55CB"/>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F935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55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55CB"/>
    <w:rPr>
      <w:rFonts w:ascii="Segoe UI" w:hAnsi="Segoe UI" w:cs="Segoe UI"/>
      <w:sz w:val="18"/>
      <w:szCs w:val="18"/>
    </w:rPr>
  </w:style>
  <w:style w:type="character" w:customStyle="1" w:styleId="Heading1Char">
    <w:name w:val="Heading 1 Char"/>
    <w:basedOn w:val="DefaultParagraphFont"/>
    <w:link w:val="Heading1"/>
    <w:uiPriority w:val="9"/>
    <w:rsid w:val="004555CB"/>
    <w:rPr>
      <w:rFonts w:asciiTheme="majorHAnsi" w:eastAsiaTheme="majorEastAsia" w:hAnsiTheme="majorHAnsi" w:cstheme="majorBidi"/>
      <w:color w:val="2F5496" w:themeColor="accent1" w:themeShade="BF"/>
      <w:sz w:val="32"/>
      <w:szCs w:val="32"/>
      <w:lang w:val="en-US"/>
    </w:rPr>
  </w:style>
  <w:style w:type="character" w:customStyle="1" w:styleId="normaltextrun">
    <w:name w:val="normaltextrun"/>
    <w:basedOn w:val="DefaultParagraphFont"/>
    <w:rsid w:val="004555CB"/>
  </w:style>
  <w:style w:type="character" w:customStyle="1" w:styleId="spellingerror">
    <w:name w:val="spellingerror"/>
    <w:basedOn w:val="DefaultParagraphFont"/>
    <w:rsid w:val="004555CB"/>
  </w:style>
  <w:style w:type="character" w:customStyle="1" w:styleId="SubtitleChar">
    <w:name w:val="Subtitle Char"/>
    <w:basedOn w:val="DefaultParagraphFont"/>
    <w:link w:val="Subtitle"/>
    <w:uiPriority w:val="11"/>
    <w:rsid w:val="004555CB"/>
    <w:rPr>
      <w:rFonts w:eastAsiaTheme="minorEastAsia"/>
      <w:color w:val="5A5A5A" w:themeColor="text1" w:themeTint="A5"/>
      <w:spacing w:val="15"/>
    </w:rPr>
  </w:style>
  <w:style w:type="paragraph" w:styleId="Subtitle">
    <w:name w:val="Subtitle"/>
    <w:basedOn w:val="Normal"/>
    <w:next w:val="Normal"/>
    <w:link w:val="SubtitleChar"/>
    <w:uiPriority w:val="11"/>
    <w:qFormat/>
    <w:rsid w:val="004555CB"/>
    <w:pPr>
      <w:numPr>
        <w:ilvl w:val="1"/>
      </w:numPr>
    </w:pPr>
    <w:rPr>
      <w:rFonts w:eastAsiaTheme="minorEastAsia"/>
      <w:color w:val="5A5A5A" w:themeColor="text1" w:themeTint="A5"/>
      <w:spacing w:val="15"/>
    </w:rPr>
  </w:style>
  <w:style w:type="character" w:customStyle="1" w:styleId="SubtitleChar1">
    <w:name w:val="Subtitle Char1"/>
    <w:basedOn w:val="DefaultParagraphFont"/>
    <w:uiPriority w:val="11"/>
    <w:rsid w:val="004555CB"/>
    <w:rPr>
      <w:rFonts w:eastAsiaTheme="minorEastAsia"/>
      <w:color w:val="5A5A5A" w:themeColor="text1" w:themeTint="A5"/>
      <w:spacing w:val="15"/>
    </w:rPr>
  </w:style>
  <w:style w:type="paragraph" w:styleId="ListParagraph">
    <w:name w:val="List Paragraph"/>
    <w:basedOn w:val="Normal"/>
    <w:uiPriority w:val="34"/>
    <w:qFormat/>
    <w:rsid w:val="004555CB"/>
    <w:pPr>
      <w:ind w:left="720"/>
      <w:contextualSpacing/>
    </w:pPr>
    <w:rPr>
      <w:lang w:val="en-US"/>
    </w:rPr>
  </w:style>
  <w:style w:type="paragraph" w:styleId="Header">
    <w:name w:val="header"/>
    <w:basedOn w:val="Normal"/>
    <w:link w:val="HeaderChar"/>
    <w:uiPriority w:val="99"/>
    <w:unhideWhenUsed/>
    <w:rsid w:val="00F048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821"/>
  </w:style>
  <w:style w:type="paragraph" w:styleId="Footer">
    <w:name w:val="footer"/>
    <w:basedOn w:val="Normal"/>
    <w:link w:val="FooterChar"/>
    <w:uiPriority w:val="99"/>
    <w:unhideWhenUsed/>
    <w:rsid w:val="00F048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821"/>
  </w:style>
  <w:style w:type="character" w:customStyle="1" w:styleId="hgkelc">
    <w:name w:val="hgkelc"/>
    <w:basedOn w:val="DefaultParagraphFont"/>
    <w:rsid w:val="0047720E"/>
  </w:style>
  <w:style w:type="table" w:styleId="TableGrid">
    <w:name w:val="Table Grid"/>
    <w:basedOn w:val="TableNormal"/>
    <w:uiPriority w:val="39"/>
    <w:rsid w:val="00CC3FE1"/>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op">
    <w:name w:val="eop"/>
    <w:basedOn w:val="DefaultParagraphFont"/>
    <w:rsid w:val="00CC3FE1"/>
  </w:style>
  <w:style w:type="character" w:styleId="Hyperlink">
    <w:name w:val="Hyperlink"/>
    <w:basedOn w:val="DefaultParagraphFont"/>
    <w:uiPriority w:val="99"/>
    <w:unhideWhenUsed/>
    <w:rsid w:val="009F077F"/>
    <w:rPr>
      <w:color w:val="0000FF"/>
      <w:u w:val="single"/>
    </w:rPr>
  </w:style>
  <w:style w:type="character" w:styleId="Strong">
    <w:name w:val="Strong"/>
    <w:basedOn w:val="DefaultParagraphFont"/>
    <w:uiPriority w:val="22"/>
    <w:qFormat/>
    <w:rsid w:val="009F077F"/>
    <w:rPr>
      <w:b/>
      <w:bCs/>
    </w:rPr>
  </w:style>
  <w:style w:type="character" w:styleId="UnresolvedMention">
    <w:name w:val="Unresolved Mention"/>
    <w:basedOn w:val="DefaultParagraphFont"/>
    <w:uiPriority w:val="99"/>
    <w:semiHidden/>
    <w:unhideWhenUsed/>
    <w:rsid w:val="00D671F8"/>
    <w:rPr>
      <w:color w:val="605E5C"/>
      <w:shd w:val="clear" w:color="auto" w:fill="E1DFDD"/>
    </w:rPr>
  </w:style>
  <w:style w:type="character" w:styleId="FollowedHyperlink">
    <w:name w:val="FollowedHyperlink"/>
    <w:basedOn w:val="DefaultParagraphFont"/>
    <w:uiPriority w:val="99"/>
    <w:semiHidden/>
    <w:unhideWhenUsed/>
    <w:rsid w:val="00D671F8"/>
    <w:rPr>
      <w:color w:val="954F72" w:themeColor="followedHyperlink"/>
      <w:u w:val="single"/>
    </w:rPr>
  </w:style>
  <w:style w:type="paragraph" w:styleId="TOCHeading">
    <w:name w:val="TOC Heading"/>
    <w:basedOn w:val="Heading1"/>
    <w:next w:val="Normal"/>
    <w:uiPriority w:val="39"/>
    <w:unhideWhenUsed/>
    <w:qFormat/>
    <w:rsid w:val="00DC613F"/>
    <w:pPr>
      <w:outlineLvl w:val="9"/>
    </w:pPr>
  </w:style>
  <w:style w:type="paragraph" w:styleId="TOC1">
    <w:name w:val="toc 1"/>
    <w:basedOn w:val="Normal"/>
    <w:next w:val="Normal"/>
    <w:autoRedefine/>
    <w:uiPriority w:val="39"/>
    <w:unhideWhenUsed/>
    <w:rsid w:val="00971CD2"/>
    <w:pPr>
      <w:tabs>
        <w:tab w:val="right" w:leader="dot" w:pos="9016"/>
      </w:tabs>
      <w:spacing w:after="100"/>
    </w:pPr>
    <w:rPr>
      <w:rFonts w:ascii="Cambria" w:eastAsia="Cambria" w:hAnsi="Cambria" w:cs="Cambria"/>
      <w:b/>
      <w:bCs/>
      <w:noProof/>
      <w:color w:val="000000" w:themeColor="text1"/>
    </w:rPr>
  </w:style>
  <w:style w:type="paragraph" w:styleId="TOC2">
    <w:name w:val="toc 2"/>
    <w:basedOn w:val="Normal"/>
    <w:next w:val="Normal"/>
    <w:autoRedefine/>
    <w:uiPriority w:val="39"/>
    <w:unhideWhenUsed/>
    <w:rsid w:val="0071646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716462"/>
    <w:pPr>
      <w:spacing w:after="100"/>
      <w:ind w:left="440"/>
    </w:pPr>
    <w:rPr>
      <w:rFonts w:eastAsiaTheme="minorEastAsia" w:cs="Times New Roman"/>
      <w:lang w:val="en-US"/>
    </w:rPr>
  </w:style>
  <w:style w:type="paragraph" w:styleId="Title">
    <w:name w:val="Title"/>
    <w:basedOn w:val="Normal"/>
    <w:next w:val="Normal"/>
    <w:link w:val="TitleChar"/>
    <w:uiPriority w:val="10"/>
    <w:qFormat/>
    <w:rsid w:val="007164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6462"/>
    <w:rPr>
      <w:rFonts w:asciiTheme="majorHAnsi" w:eastAsiaTheme="majorEastAsia" w:hAnsiTheme="majorHAnsi" w:cstheme="majorBidi"/>
      <w:spacing w:val="-10"/>
      <w:kern w:val="28"/>
      <w:sz w:val="56"/>
      <w:szCs w:val="56"/>
    </w:rPr>
  </w:style>
  <w:style w:type="paragraph" w:customStyle="1" w:styleId="paragraph">
    <w:name w:val="paragraph"/>
    <w:basedOn w:val="Normal"/>
    <w:rsid w:val="00AE211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F93516"/>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936C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266642">
      <w:bodyDiv w:val="1"/>
      <w:marLeft w:val="0"/>
      <w:marRight w:val="0"/>
      <w:marTop w:val="0"/>
      <w:marBottom w:val="0"/>
      <w:divBdr>
        <w:top w:val="none" w:sz="0" w:space="0" w:color="auto"/>
        <w:left w:val="none" w:sz="0" w:space="0" w:color="auto"/>
        <w:bottom w:val="none" w:sz="0" w:space="0" w:color="auto"/>
        <w:right w:val="none" w:sz="0" w:space="0" w:color="auto"/>
      </w:divBdr>
      <w:divsChild>
        <w:div w:id="302344960">
          <w:marLeft w:val="0"/>
          <w:marRight w:val="0"/>
          <w:marTop w:val="0"/>
          <w:marBottom w:val="0"/>
          <w:divBdr>
            <w:top w:val="none" w:sz="0" w:space="0" w:color="auto"/>
            <w:left w:val="none" w:sz="0" w:space="0" w:color="auto"/>
            <w:bottom w:val="none" w:sz="0" w:space="0" w:color="auto"/>
            <w:right w:val="none" w:sz="0" w:space="0" w:color="auto"/>
          </w:divBdr>
          <w:divsChild>
            <w:div w:id="255209630">
              <w:marLeft w:val="0"/>
              <w:marRight w:val="0"/>
              <w:marTop w:val="0"/>
              <w:marBottom w:val="0"/>
              <w:divBdr>
                <w:top w:val="none" w:sz="0" w:space="0" w:color="auto"/>
                <w:left w:val="none" w:sz="0" w:space="0" w:color="auto"/>
                <w:bottom w:val="none" w:sz="0" w:space="0" w:color="auto"/>
                <w:right w:val="none" w:sz="0" w:space="0" w:color="auto"/>
              </w:divBdr>
            </w:div>
            <w:div w:id="422993947">
              <w:marLeft w:val="0"/>
              <w:marRight w:val="0"/>
              <w:marTop w:val="0"/>
              <w:marBottom w:val="0"/>
              <w:divBdr>
                <w:top w:val="none" w:sz="0" w:space="0" w:color="auto"/>
                <w:left w:val="none" w:sz="0" w:space="0" w:color="auto"/>
                <w:bottom w:val="none" w:sz="0" w:space="0" w:color="auto"/>
                <w:right w:val="none" w:sz="0" w:space="0" w:color="auto"/>
              </w:divBdr>
            </w:div>
            <w:div w:id="518472566">
              <w:marLeft w:val="0"/>
              <w:marRight w:val="0"/>
              <w:marTop w:val="0"/>
              <w:marBottom w:val="0"/>
              <w:divBdr>
                <w:top w:val="none" w:sz="0" w:space="0" w:color="auto"/>
                <w:left w:val="none" w:sz="0" w:space="0" w:color="auto"/>
                <w:bottom w:val="none" w:sz="0" w:space="0" w:color="auto"/>
                <w:right w:val="none" w:sz="0" w:space="0" w:color="auto"/>
              </w:divBdr>
            </w:div>
            <w:div w:id="713773687">
              <w:marLeft w:val="0"/>
              <w:marRight w:val="0"/>
              <w:marTop w:val="0"/>
              <w:marBottom w:val="0"/>
              <w:divBdr>
                <w:top w:val="none" w:sz="0" w:space="0" w:color="auto"/>
                <w:left w:val="none" w:sz="0" w:space="0" w:color="auto"/>
                <w:bottom w:val="none" w:sz="0" w:space="0" w:color="auto"/>
                <w:right w:val="none" w:sz="0" w:space="0" w:color="auto"/>
              </w:divBdr>
            </w:div>
            <w:div w:id="909853988">
              <w:marLeft w:val="0"/>
              <w:marRight w:val="0"/>
              <w:marTop w:val="0"/>
              <w:marBottom w:val="0"/>
              <w:divBdr>
                <w:top w:val="none" w:sz="0" w:space="0" w:color="auto"/>
                <w:left w:val="none" w:sz="0" w:space="0" w:color="auto"/>
                <w:bottom w:val="none" w:sz="0" w:space="0" w:color="auto"/>
                <w:right w:val="none" w:sz="0" w:space="0" w:color="auto"/>
              </w:divBdr>
            </w:div>
            <w:div w:id="1050811210">
              <w:marLeft w:val="0"/>
              <w:marRight w:val="0"/>
              <w:marTop w:val="0"/>
              <w:marBottom w:val="0"/>
              <w:divBdr>
                <w:top w:val="none" w:sz="0" w:space="0" w:color="auto"/>
                <w:left w:val="none" w:sz="0" w:space="0" w:color="auto"/>
                <w:bottom w:val="none" w:sz="0" w:space="0" w:color="auto"/>
                <w:right w:val="none" w:sz="0" w:space="0" w:color="auto"/>
              </w:divBdr>
            </w:div>
            <w:div w:id="1217858396">
              <w:marLeft w:val="0"/>
              <w:marRight w:val="0"/>
              <w:marTop w:val="0"/>
              <w:marBottom w:val="0"/>
              <w:divBdr>
                <w:top w:val="none" w:sz="0" w:space="0" w:color="auto"/>
                <w:left w:val="none" w:sz="0" w:space="0" w:color="auto"/>
                <w:bottom w:val="none" w:sz="0" w:space="0" w:color="auto"/>
                <w:right w:val="none" w:sz="0" w:space="0" w:color="auto"/>
              </w:divBdr>
            </w:div>
            <w:div w:id="1389455540">
              <w:marLeft w:val="0"/>
              <w:marRight w:val="0"/>
              <w:marTop w:val="0"/>
              <w:marBottom w:val="0"/>
              <w:divBdr>
                <w:top w:val="none" w:sz="0" w:space="0" w:color="auto"/>
                <w:left w:val="none" w:sz="0" w:space="0" w:color="auto"/>
                <w:bottom w:val="none" w:sz="0" w:space="0" w:color="auto"/>
                <w:right w:val="none" w:sz="0" w:space="0" w:color="auto"/>
              </w:divBdr>
            </w:div>
            <w:div w:id="1412656800">
              <w:marLeft w:val="0"/>
              <w:marRight w:val="0"/>
              <w:marTop w:val="0"/>
              <w:marBottom w:val="0"/>
              <w:divBdr>
                <w:top w:val="none" w:sz="0" w:space="0" w:color="auto"/>
                <w:left w:val="none" w:sz="0" w:space="0" w:color="auto"/>
                <w:bottom w:val="none" w:sz="0" w:space="0" w:color="auto"/>
                <w:right w:val="none" w:sz="0" w:space="0" w:color="auto"/>
              </w:divBdr>
            </w:div>
            <w:div w:id="1555002888">
              <w:marLeft w:val="0"/>
              <w:marRight w:val="0"/>
              <w:marTop w:val="0"/>
              <w:marBottom w:val="0"/>
              <w:divBdr>
                <w:top w:val="none" w:sz="0" w:space="0" w:color="auto"/>
                <w:left w:val="none" w:sz="0" w:space="0" w:color="auto"/>
                <w:bottom w:val="none" w:sz="0" w:space="0" w:color="auto"/>
                <w:right w:val="none" w:sz="0" w:space="0" w:color="auto"/>
              </w:divBdr>
            </w:div>
            <w:div w:id="1832989001">
              <w:marLeft w:val="0"/>
              <w:marRight w:val="0"/>
              <w:marTop w:val="0"/>
              <w:marBottom w:val="0"/>
              <w:divBdr>
                <w:top w:val="none" w:sz="0" w:space="0" w:color="auto"/>
                <w:left w:val="none" w:sz="0" w:space="0" w:color="auto"/>
                <w:bottom w:val="none" w:sz="0" w:space="0" w:color="auto"/>
                <w:right w:val="none" w:sz="0" w:space="0" w:color="auto"/>
              </w:divBdr>
            </w:div>
            <w:div w:id="1990094338">
              <w:marLeft w:val="0"/>
              <w:marRight w:val="0"/>
              <w:marTop w:val="0"/>
              <w:marBottom w:val="0"/>
              <w:divBdr>
                <w:top w:val="none" w:sz="0" w:space="0" w:color="auto"/>
                <w:left w:val="none" w:sz="0" w:space="0" w:color="auto"/>
                <w:bottom w:val="none" w:sz="0" w:space="0" w:color="auto"/>
                <w:right w:val="none" w:sz="0" w:space="0" w:color="auto"/>
              </w:divBdr>
            </w:div>
            <w:div w:id="2045712603">
              <w:marLeft w:val="0"/>
              <w:marRight w:val="0"/>
              <w:marTop w:val="0"/>
              <w:marBottom w:val="0"/>
              <w:divBdr>
                <w:top w:val="none" w:sz="0" w:space="0" w:color="auto"/>
                <w:left w:val="none" w:sz="0" w:space="0" w:color="auto"/>
                <w:bottom w:val="none" w:sz="0" w:space="0" w:color="auto"/>
                <w:right w:val="none" w:sz="0" w:space="0" w:color="auto"/>
              </w:divBdr>
            </w:div>
            <w:div w:id="2048950247">
              <w:marLeft w:val="0"/>
              <w:marRight w:val="0"/>
              <w:marTop w:val="0"/>
              <w:marBottom w:val="0"/>
              <w:divBdr>
                <w:top w:val="none" w:sz="0" w:space="0" w:color="auto"/>
                <w:left w:val="none" w:sz="0" w:space="0" w:color="auto"/>
                <w:bottom w:val="none" w:sz="0" w:space="0" w:color="auto"/>
                <w:right w:val="none" w:sz="0" w:space="0" w:color="auto"/>
              </w:divBdr>
            </w:div>
          </w:divsChild>
        </w:div>
        <w:div w:id="312875864">
          <w:marLeft w:val="0"/>
          <w:marRight w:val="0"/>
          <w:marTop w:val="0"/>
          <w:marBottom w:val="0"/>
          <w:divBdr>
            <w:top w:val="none" w:sz="0" w:space="0" w:color="auto"/>
            <w:left w:val="none" w:sz="0" w:space="0" w:color="auto"/>
            <w:bottom w:val="none" w:sz="0" w:space="0" w:color="auto"/>
            <w:right w:val="none" w:sz="0" w:space="0" w:color="auto"/>
          </w:divBdr>
          <w:divsChild>
            <w:div w:id="31881877">
              <w:marLeft w:val="0"/>
              <w:marRight w:val="0"/>
              <w:marTop w:val="0"/>
              <w:marBottom w:val="0"/>
              <w:divBdr>
                <w:top w:val="none" w:sz="0" w:space="0" w:color="auto"/>
                <w:left w:val="none" w:sz="0" w:space="0" w:color="auto"/>
                <w:bottom w:val="none" w:sz="0" w:space="0" w:color="auto"/>
                <w:right w:val="none" w:sz="0" w:space="0" w:color="auto"/>
              </w:divBdr>
            </w:div>
            <w:div w:id="229272544">
              <w:marLeft w:val="0"/>
              <w:marRight w:val="0"/>
              <w:marTop w:val="0"/>
              <w:marBottom w:val="0"/>
              <w:divBdr>
                <w:top w:val="none" w:sz="0" w:space="0" w:color="auto"/>
                <w:left w:val="none" w:sz="0" w:space="0" w:color="auto"/>
                <w:bottom w:val="none" w:sz="0" w:space="0" w:color="auto"/>
                <w:right w:val="none" w:sz="0" w:space="0" w:color="auto"/>
              </w:divBdr>
            </w:div>
            <w:div w:id="429005394">
              <w:marLeft w:val="0"/>
              <w:marRight w:val="0"/>
              <w:marTop w:val="0"/>
              <w:marBottom w:val="0"/>
              <w:divBdr>
                <w:top w:val="none" w:sz="0" w:space="0" w:color="auto"/>
                <w:left w:val="none" w:sz="0" w:space="0" w:color="auto"/>
                <w:bottom w:val="none" w:sz="0" w:space="0" w:color="auto"/>
                <w:right w:val="none" w:sz="0" w:space="0" w:color="auto"/>
              </w:divBdr>
            </w:div>
            <w:div w:id="657029028">
              <w:marLeft w:val="0"/>
              <w:marRight w:val="0"/>
              <w:marTop w:val="0"/>
              <w:marBottom w:val="0"/>
              <w:divBdr>
                <w:top w:val="none" w:sz="0" w:space="0" w:color="auto"/>
                <w:left w:val="none" w:sz="0" w:space="0" w:color="auto"/>
                <w:bottom w:val="none" w:sz="0" w:space="0" w:color="auto"/>
                <w:right w:val="none" w:sz="0" w:space="0" w:color="auto"/>
              </w:divBdr>
            </w:div>
            <w:div w:id="795296718">
              <w:marLeft w:val="0"/>
              <w:marRight w:val="0"/>
              <w:marTop w:val="0"/>
              <w:marBottom w:val="0"/>
              <w:divBdr>
                <w:top w:val="none" w:sz="0" w:space="0" w:color="auto"/>
                <w:left w:val="none" w:sz="0" w:space="0" w:color="auto"/>
                <w:bottom w:val="none" w:sz="0" w:space="0" w:color="auto"/>
                <w:right w:val="none" w:sz="0" w:space="0" w:color="auto"/>
              </w:divBdr>
            </w:div>
            <w:div w:id="970096055">
              <w:marLeft w:val="0"/>
              <w:marRight w:val="0"/>
              <w:marTop w:val="0"/>
              <w:marBottom w:val="0"/>
              <w:divBdr>
                <w:top w:val="none" w:sz="0" w:space="0" w:color="auto"/>
                <w:left w:val="none" w:sz="0" w:space="0" w:color="auto"/>
                <w:bottom w:val="none" w:sz="0" w:space="0" w:color="auto"/>
                <w:right w:val="none" w:sz="0" w:space="0" w:color="auto"/>
              </w:divBdr>
            </w:div>
            <w:div w:id="1179348679">
              <w:marLeft w:val="0"/>
              <w:marRight w:val="0"/>
              <w:marTop w:val="0"/>
              <w:marBottom w:val="0"/>
              <w:divBdr>
                <w:top w:val="none" w:sz="0" w:space="0" w:color="auto"/>
                <w:left w:val="none" w:sz="0" w:space="0" w:color="auto"/>
                <w:bottom w:val="none" w:sz="0" w:space="0" w:color="auto"/>
                <w:right w:val="none" w:sz="0" w:space="0" w:color="auto"/>
              </w:divBdr>
            </w:div>
            <w:div w:id="1209102514">
              <w:marLeft w:val="0"/>
              <w:marRight w:val="0"/>
              <w:marTop w:val="0"/>
              <w:marBottom w:val="0"/>
              <w:divBdr>
                <w:top w:val="none" w:sz="0" w:space="0" w:color="auto"/>
                <w:left w:val="none" w:sz="0" w:space="0" w:color="auto"/>
                <w:bottom w:val="none" w:sz="0" w:space="0" w:color="auto"/>
                <w:right w:val="none" w:sz="0" w:space="0" w:color="auto"/>
              </w:divBdr>
            </w:div>
            <w:div w:id="1341348585">
              <w:marLeft w:val="0"/>
              <w:marRight w:val="0"/>
              <w:marTop w:val="0"/>
              <w:marBottom w:val="0"/>
              <w:divBdr>
                <w:top w:val="none" w:sz="0" w:space="0" w:color="auto"/>
                <w:left w:val="none" w:sz="0" w:space="0" w:color="auto"/>
                <w:bottom w:val="none" w:sz="0" w:space="0" w:color="auto"/>
                <w:right w:val="none" w:sz="0" w:space="0" w:color="auto"/>
              </w:divBdr>
            </w:div>
            <w:div w:id="1389887783">
              <w:marLeft w:val="0"/>
              <w:marRight w:val="0"/>
              <w:marTop w:val="0"/>
              <w:marBottom w:val="0"/>
              <w:divBdr>
                <w:top w:val="none" w:sz="0" w:space="0" w:color="auto"/>
                <w:left w:val="none" w:sz="0" w:space="0" w:color="auto"/>
                <w:bottom w:val="none" w:sz="0" w:space="0" w:color="auto"/>
                <w:right w:val="none" w:sz="0" w:space="0" w:color="auto"/>
              </w:divBdr>
            </w:div>
            <w:div w:id="1615668200">
              <w:marLeft w:val="0"/>
              <w:marRight w:val="0"/>
              <w:marTop w:val="0"/>
              <w:marBottom w:val="0"/>
              <w:divBdr>
                <w:top w:val="none" w:sz="0" w:space="0" w:color="auto"/>
                <w:left w:val="none" w:sz="0" w:space="0" w:color="auto"/>
                <w:bottom w:val="none" w:sz="0" w:space="0" w:color="auto"/>
                <w:right w:val="none" w:sz="0" w:space="0" w:color="auto"/>
              </w:divBdr>
            </w:div>
            <w:div w:id="1630892905">
              <w:marLeft w:val="0"/>
              <w:marRight w:val="0"/>
              <w:marTop w:val="0"/>
              <w:marBottom w:val="0"/>
              <w:divBdr>
                <w:top w:val="none" w:sz="0" w:space="0" w:color="auto"/>
                <w:left w:val="none" w:sz="0" w:space="0" w:color="auto"/>
                <w:bottom w:val="none" w:sz="0" w:space="0" w:color="auto"/>
                <w:right w:val="none" w:sz="0" w:space="0" w:color="auto"/>
              </w:divBdr>
            </w:div>
            <w:div w:id="2052420518">
              <w:marLeft w:val="0"/>
              <w:marRight w:val="0"/>
              <w:marTop w:val="0"/>
              <w:marBottom w:val="0"/>
              <w:divBdr>
                <w:top w:val="none" w:sz="0" w:space="0" w:color="auto"/>
                <w:left w:val="none" w:sz="0" w:space="0" w:color="auto"/>
                <w:bottom w:val="none" w:sz="0" w:space="0" w:color="auto"/>
                <w:right w:val="none" w:sz="0" w:space="0" w:color="auto"/>
              </w:divBdr>
            </w:div>
          </w:divsChild>
        </w:div>
        <w:div w:id="348676479">
          <w:marLeft w:val="0"/>
          <w:marRight w:val="0"/>
          <w:marTop w:val="0"/>
          <w:marBottom w:val="0"/>
          <w:divBdr>
            <w:top w:val="none" w:sz="0" w:space="0" w:color="auto"/>
            <w:left w:val="none" w:sz="0" w:space="0" w:color="auto"/>
            <w:bottom w:val="none" w:sz="0" w:space="0" w:color="auto"/>
            <w:right w:val="none" w:sz="0" w:space="0" w:color="auto"/>
          </w:divBdr>
          <w:divsChild>
            <w:div w:id="243226153">
              <w:marLeft w:val="0"/>
              <w:marRight w:val="0"/>
              <w:marTop w:val="0"/>
              <w:marBottom w:val="0"/>
              <w:divBdr>
                <w:top w:val="none" w:sz="0" w:space="0" w:color="auto"/>
                <w:left w:val="none" w:sz="0" w:space="0" w:color="auto"/>
                <w:bottom w:val="none" w:sz="0" w:space="0" w:color="auto"/>
                <w:right w:val="none" w:sz="0" w:space="0" w:color="auto"/>
              </w:divBdr>
            </w:div>
            <w:div w:id="255213002">
              <w:marLeft w:val="0"/>
              <w:marRight w:val="0"/>
              <w:marTop w:val="0"/>
              <w:marBottom w:val="0"/>
              <w:divBdr>
                <w:top w:val="none" w:sz="0" w:space="0" w:color="auto"/>
                <w:left w:val="none" w:sz="0" w:space="0" w:color="auto"/>
                <w:bottom w:val="none" w:sz="0" w:space="0" w:color="auto"/>
                <w:right w:val="none" w:sz="0" w:space="0" w:color="auto"/>
              </w:divBdr>
            </w:div>
            <w:div w:id="763722513">
              <w:marLeft w:val="0"/>
              <w:marRight w:val="0"/>
              <w:marTop w:val="0"/>
              <w:marBottom w:val="0"/>
              <w:divBdr>
                <w:top w:val="none" w:sz="0" w:space="0" w:color="auto"/>
                <w:left w:val="none" w:sz="0" w:space="0" w:color="auto"/>
                <w:bottom w:val="none" w:sz="0" w:space="0" w:color="auto"/>
                <w:right w:val="none" w:sz="0" w:space="0" w:color="auto"/>
              </w:divBdr>
            </w:div>
            <w:div w:id="1092094364">
              <w:marLeft w:val="0"/>
              <w:marRight w:val="0"/>
              <w:marTop w:val="0"/>
              <w:marBottom w:val="0"/>
              <w:divBdr>
                <w:top w:val="none" w:sz="0" w:space="0" w:color="auto"/>
                <w:left w:val="none" w:sz="0" w:space="0" w:color="auto"/>
                <w:bottom w:val="none" w:sz="0" w:space="0" w:color="auto"/>
                <w:right w:val="none" w:sz="0" w:space="0" w:color="auto"/>
              </w:divBdr>
            </w:div>
            <w:div w:id="1656032704">
              <w:marLeft w:val="0"/>
              <w:marRight w:val="0"/>
              <w:marTop w:val="0"/>
              <w:marBottom w:val="0"/>
              <w:divBdr>
                <w:top w:val="none" w:sz="0" w:space="0" w:color="auto"/>
                <w:left w:val="none" w:sz="0" w:space="0" w:color="auto"/>
                <w:bottom w:val="none" w:sz="0" w:space="0" w:color="auto"/>
                <w:right w:val="none" w:sz="0" w:space="0" w:color="auto"/>
              </w:divBdr>
            </w:div>
            <w:div w:id="1707362857">
              <w:marLeft w:val="0"/>
              <w:marRight w:val="0"/>
              <w:marTop w:val="0"/>
              <w:marBottom w:val="0"/>
              <w:divBdr>
                <w:top w:val="none" w:sz="0" w:space="0" w:color="auto"/>
                <w:left w:val="none" w:sz="0" w:space="0" w:color="auto"/>
                <w:bottom w:val="none" w:sz="0" w:space="0" w:color="auto"/>
                <w:right w:val="none" w:sz="0" w:space="0" w:color="auto"/>
              </w:divBdr>
            </w:div>
            <w:div w:id="1925726272">
              <w:marLeft w:val="0"/>
              <w:marRight w:val="0"/>
              <w:marTop w:val="0"/>
              <w:marBottom w:val="0"/>
              <w:divBdr>
                <w:top w:val="none" w:sz="0" w:space="0" w:color="auto"/>
                <w:left w:val="none" w:sz="0" w:space="0" w:color="auto"/>
                <w:bottom w:val="none" w:sz="0" w:space="0" w:color="auto"/>
                <w:right w:val="none" w:sz="0" w:space="0" w:color="auto"/>
              </w:divBdr>
            </w:div>
            <w:div w:id="2081050035">
              <w:marLeft w:val="0"/>
              <w:marRight w:val="0"/>
              <w:marTop w:val="0"/>
              <w:marBottom w:val="0"/>
              <w:divBdr>
                <w:top w:val="none" w:sz="0" w:space="0" w:color="auto"/>
                <w:left w:val="none" w:sz="0" w:space="0" w:color="auto"/>
                <w:bottom w:val="none" w:sz="0" w:space="0" w:color="auto"/>
                <w:right w:val="none" w:sz="0" w:space="0" w:color="auto"/>
              </w:divBdr>
            </w:div>
            <w:div w:id="2146965701">
              <w:marLeft w:val="0"/>
              <w:marRight w:val="0"/>
              <w:marTop w:val="0"/>
              <w:marBottom w:val="0"/>
              <w:divBdr>
                <w:top w:val="none" w:sz="0" w:space="0" w:color="auto"/>
                <w:left w:val="none" w:sz="0" w:space="0" w:color="auto"/>
                <w:bottom w:val="none" w:sz="0" w:space="0" w:color="auto"/>
                <w:right w:val="none" w:sz="0" w:space="0" w:color="auto"/>
              </w:divBdr>
            </w:div>
          </w:divsChild>
        </w:div>
        <w:div w:id="410349766">
          <w:marLeft w:val="0"/>
          <w:marRight w:val="0"/>
          <w:marTop w:val="0"/>
          <w:marBottom w:val="0"/>
          <w:divBdr>
            <w:top w:val="none" w:sz="0" w:space="0" w:color="auto"/>
            <w:left w:val="none" w:sz="0" w:space="0" w:color="auto"/>
            <w:bottom w:val="none" w:sz="0" w:space="0" w:color="auto"/>
            <w:right w:val="none" w:sz="0" w:space="0" w:color="auto"/>
          </w:divBdr>
          <w:divsChild>
            <w:div w:id="84428308">
              <w:marLeft w:val="0"/>
              <w:marRight w:val="0"/>
              <w:marTop w:val="0"/>
              <w:marBottom w:val="0"/>
              <w:divBdr>
                <w:top w:val="none" w:sz="0" w:space="0" w:color="auto"/>
                <w:left w:val="none" w:sz="0" w:space="0" w:color="auto"/>
                <w:bottom w:val="none" w:sz="0" w:space="0" w:color="auto"/>
                <w:right w:val="none" w:sz="0" w:space="0" w:color="auto"/>
              </w:divBdr>
            </w:div>
            <w:div w:id="395710589">
              <w:marLeft w:val="0"/>
              <w:marRight w:val="0"/>
              <w:marTop w:val="0"/>
              <w:marBottom w:val="0"/>
              <w:divBdr>
                <w:top w:val="none" w:sz="0" w:space="0" w:color="auto"/>
                <w:left w:val="none" w:sz="0" w:space="0" w:color="auto"/>
                <w:bottom w:val="none" w:sz="0" w:space="0" w:color="auto"/>
                <w:right w:val="none" w:sz="0" w:space="0" w:color="auto"/>
              </w:divBdr>
            </w:div>
          </w:divsChild>
        </w:div>
        <w:div w:id="428552831">
          <w:marLeft w:val="0"/>
          <w:marRight w:val="0"/>
          <w:marTop w:val="0"/>
          <w:marBottom w:val="0"/>
          <w:divBdr>
            <w:top w:val="none" w:sz="0" w:space="0" w:color="auto"/>
            <w:left w:val="none" w:sz="0" w:space="0" w:color="auto"/>
            <w:bottom w:val="none" w:sz="0" w:space="0" w:color="auto"/>
            <w:right w:val="none" w:sz="0" w:space="0" w:color="auto"/>
          </w:divBdr>
          <w:divsChild>
            <w:div w:id="19086605">
              <w:marLeft w:val="0"/>
              <w:marRight w:val="0"/>
              <w:marTop w:val="0"/>
              <w:marBottom w:val="0"/>
              <w:divBdr>
                <w:top w:val="none" w:sz="0" w:space="0" w:color="auto"/>
                <w:left w:val="none" w:sz="0" w:space="0" w:color="auto"/>
                <w:bottom w:val="none" w:sz="0" w:space="0" w:color="auto"/>
                <w:right w:val="none" w:sz="0" w:space="0" w:color="auto"/>
              </w:divBdr>
            </w:div>
            <w:div w:id="271322871">
              <w:marLeft w:val="0"/>
              <w:marRight w:val="0"/>
              <w:marTop w:val="0"/>
              <w:marBottom w:val="0"/>
              <w:divBdr>
                <w:top w:val="none" w:sz="0" w:space="0" w:color="auto"/>
                <w:left w:val="none" w:sz="0" w:space="0" w:color="auto"/>
                <w:bottom w:val="none" w:sz="0" w:space="0" w:color="auto"/>
                <w:right w:val="none" w:sz="0" w:space="0" w:color="auto"/>
              </w:divBdr>
            </w:div>
            <w:div w:id="321852952">
              <w:marLeft w:val="0"/>
              <w:marRight w:val="0"/>
              <w:marTop w:val="0"/>
              <w:marBottom w:val="0"/>
              <w:divBdr>
                <w:top w:val="none" w:sz="0" w:space="0" w:color="auto"/>
                <w:left w:val="none" w:sz="0" w:space="0" w:color="auto"/>
                <w:bottom w:val="none" w:sz="0" w:space="0" w:color="auto"/>
                <w:right w:val="none" w:sz="0" w:space="0" w:color="auto"/>
              </w:divBdr>
            </w:div>
            <w:div w:id="510608355">
              <w:marLeft w:val="0"/>
              <w:marRight w:val="0"/>
              <w:marTop w:val="0"/>
              <w:marBottom w:val="0"/>
              <w:divBdr>
                <w:top w:val="none" w:sz="0" w:space="0" w:color="auto"/>
                <w:left w:val="none" w:sz="0" w:space="0" w:color="auto"/>
                <w:bottom w:val="none" w:sz="0" w:space="0" w:color="auto"/>
                <w:right w:val="none" w:sz="0" w:space="0" w:color="auto"/>
              </w:divBdr>
            </w:div>
            <w:div w:id="694693915">
              <w:marLeft w:val="0"/>
              <w:marRight w:val="0"/>
              <w:marTop w:val="0"/>
              <w:marBottom w:val="0"/>
              <w:divBdr>
                <w:top w:val="none" w:sz="0" w:space="0" w:color="auto"/>
                <w:left w:val="none" w:sz="0" w:space="0" w:color="auto"/>
                <w:bottom w:val="none" w:sz="0" w:space="0" w:color="auto"/>
                <w:right w:val="none" w:sz="0" w:space="0" w:color="auto"/>
              </w:divBdr>
            </w:div>
            <w:div w:id="813523528">
              <w:marLeft w:val="0"/>
              <w:marRight w:val="0"/>
              <w:marTop w:val="0"/>
              <w:marBottom w:val="0"/>
              <w:divBdr>
                <w:top w:val="none" w:sz="0" w:space="0" w:color="auto"/>
                <w:left w:val="none" w:sz="0" w:space="0" w:color="auto"/>
                <w:bottom w:val="none" w:sz="0" w:space="0" w:color="auto"/>
                <w:right w:val="none" w:sz="0" w:space="0" w:color="auto"/>
              </w:divBdr>
            </w:div>
            <w:div w:id="1005547292">
              <w:marLeft w:val="0"/>
              <w:marRight w:val="0"/>
              <w:marTop w:val="0"/>
              <w:marBottom w:val="0"/>
              <w:divBdr>
                <w:top w:val="none" w:sz="0" w:space="0" w:color="auto"/>
                <w:left w:val="none" w:sz="0" w:space="0" w:color="auto"/>
                <w:bottom w:val="none" w:sz="0" w:space="0" w:color="auto"/>
                <w:right w:val="none" w:sz="0" w:space="0" w:color="auto"/>
              </w:divBdr>
            </w:div>
            <w:div w:id="1038629333">
              <w:marLeft w:val="0"/>
              <w:marRight w:val="0"/>
              <w:marTop w:val="0"/>
              <w:marBottom w:val="0"/>
              <w:divBdr>
                <w:top w:val="none" w:sz="0" w:space="0" w:color="auto"/>
                <w:left w:val="none" w:sz="0" w:space="0" w:color="auto"/>
                <w:bottom w:val="none" w:sz="0" w:space="0" w:color="auto"/>
                <w:right w:val="none" w:sz="0" w:space="0" w:color="auto"/>
              </w:divBdr>
            </w:div>
            <w:div w:id="1340621445">
              <w:marLeft w:val="0"/>
              <w:marRight w:val="0"/>
              <w:marTop w:val="0"/>
              <w:marBottom w:val="0"/>
              <w:divBdr>
                <w:top w:val="none" w:sz="0" w:space="0" w:color="auto"/>
                <w:left w:val="none" w:sz="0" w:space="0" w:color="auto"/>
                <w:bottom w:val="none" w:sz="0" w:space="0" w:color="auto"/>
                <w:right w:val="none" w:sz="0" w:space="0" w:color="auto"/>
              </w:divBdr>
            </w:div>
            <w:div w:id="1796487504">
              <w:marLeft w:val="0"/>
              <w:marRight w:val="0"/>
              <w:marTop w:val="0"/>
              <w:marBottom w:val="0"/>
              <w:divBdr>
                <w:top w:val="none" w:sz="0" w:space="0" w:color="auto"/>
                <w:left w:val="none" w:sz="0" w:space="0" w:color="auto"/>
                <w:bottom w:val="none" w:sz="0" w:space="0" w:color="auto"/>
                <w:right w:val="none" w:sz="0" w:space="0" w:color="auto"/>
              </w:divBdr>
            </w:div>
            <w:div w:id="1885017746">
              <w:marLeft w:val="0"/>
              <w:marRight w:val="0"/>
              <w:marTop w:val="0"/>
              <w:marBottom w:val="0"/>
              <w:divBdr>
                <w:top w:val="none" w:sz="0" w:space="0" w:color="auto"/>
                <w:left w:val="none" w:sz="0" w:space="0" w:color="auto"/>
                <w:bottom w:val="none" w:sz="0" w:space="0" w:color="auto"/>
                <w:right w:val="none" w:sz="0" w:space="0" w:color="auto"/>
              </w:divBdr>
            </w:div>
            <w:div w:id="1951814558">
              <w:marLeft w:val="0"/>
              <w:marRight w:val="0"/>
              <w:marTop w:val="0"/>
              <w:marBottom w:val="0"/>
              <w:divBdr>
                <w:top w:val="none" w:sz="0" w:space="0" w:color="auto"/>
                <w:left w:val="none" w:sz="0" w:space="0" w:color="auto"/>
                <w:bottom w:val="none" w:sz="0" w:space="0" w:color="auto"/>
                <w:right w:val="none" w:sz="0" w:space="0" w:color="auto"/>
              </w:divBdr>
            </w:div>
            <w:div w:id="1959214138">
              <w:marLeft w:val="0"/>
              <w:marRight w:val="0"/>
              <w:marTop w:val="0"/>
              <w:marBottom w:val="0"/>
              <w:divBdr>
                <w:top w:val="none" w:sz="0" w:space="0" w:color="auto"/>
                <w:left w:val="none" w:sz="0" w:space="0" w:color="auto"/>
                <w:bottom w:val="none" w:sz="0" w:space="0" w:color="auto"/>
                <w:right w:val="none" w:sz="0" w:space="0" w:color="auto"/>
              </w:divBdr>
            </w:div>
          </w:divsChild>
        </w:div>
        <w:div w:id="1648976139">
          <w:marLeft w:val="0"/>
          <w:marRight w:val="0"/>
          <w:marTop w:val="0"/>
          <w:marBottom w:val="0"/>
          <w:divBdr>
            <w:top w:val="none" w:sz="0" w:space="0" w:color="auto"/>
            <w:left w:val="none" w:sz="0" w:space="0" w:color="auto"/>
            <w:bottom w:val="none" w:sz="0" w:space="0" w:color="auto"/>
            <w:right w:val="none" w:sz="0" w:space="0" w:color="auto"/>
          </w:divBdr>
          <w:divsChild>
            <w:div w:id="245236037">
              <w:marLeft w:val="0"/>
              <w:marRight w:val="0"/>
              <w:marTop w:val="0"/>
              <w:marBottom w:val="0"/>
              <w:divBdr>
                <w:top w:val="none" w:sz="0" w:space="0" w:color="auto"/>
                <w:left w:val="none" w:sz="0" w:space="0" w:color="auto"/>
                <w:bottom w:val="none" w:sz="0" w:space="0" w:color="auto"/>
                <w:right w:val="none" w:sz="0" w:space="0" w:color="auto"/>
              </w:divBdr>
            </w:div>
            <w:div w:id="259997978">
              <w:marLeft w:val="0"/>
              <w:marRight w:val="0"/>
              <w:marTop w:val="0"/>
              <w:marBottom w:val="0"/>
              <w:divBdr>
                <w:top w:val="none" w:sz="0" w:space="0" w:color="auto"/>
                <w:left w:val="none" w:sz="0" w:space="0" w:color="auto"/>
                <w:bottom w:val="none" w:sz="0" w:space="0" w:color="auto"/>
                <w:right w:val="none" w:sz="0" w:space="0" w:color="auto"/>
              </w:divBdr>
            </w:div>
            <w:div w:id="268318253">
              <w:marLeft w:val="0"/>
              <w:marRight w:val="0"/>
              <w:marTop w:val="0"/>
              <w:marBottom w:val="0"/>
              <w:divBdr>
                <w:top w:val="none" w:sz="0" w:space="0" w:color="auto"/>
                <w:left w:val="none" w:sz="0" w:space="0" w:color="auto"/>
                <w:bottom w:val="none" w:sz="0" w:space="0" w:color="auto"/>
                <w:right w:val="none" w:sz="0" w:space="0" w:color="auto"/>
              </w:divBdr>
            </w:div>
            <w:div w:id="404455289">
              <w:marLeft w:val="0"/>
              <w:marRight w:val="0"/>
              <w:marTop w:val="0"/>
              <w:marBottom w:val="0"/>
              <w:divBdr>
                <w:top w:val="none" w:sz="0" w:space="0" w:color="auto"/>
                <w:left w:val="none" w:sz="0" w:space="0" w:color="auto"/>
                <w:bottom w:val="none" w:sz="0" w:space="0" w:color="auto"/>
                <w:right w:val="none" w:sz="0" w:space="0" w:color="auto"/>
              </w:divBdr>
            </w:div>
            <w:div w:id="553469926">
              <w:marLeft w:val="0"/>
              <w:marRight w:val="0"/>
              <w:marTop w:val="0"/>
              <w:marBottom w:val="0"/>
              <w:divBdr>
                <w:top w:val="none" w:sz="0" w:space="0" w:color="auto"/>
                <w:left w:val="none" w:sz="0" w:space="0" w:color="auto"/>
                <w:bottom w:val="none" w:sz="0" w:space="0" w:color="auto"/>
                <w:right w:val="none" w:sz="0" w:space="0" w:color="auto"/>
              </w:divBdr>
            </w:div>
            <w:div w:id="594749562">
              <w:marLeft w:val="0"/>
              <w:marRight w:val="0"/>
              <w:marTop w:val="0"/>
              <w:marBottom w:val="0"/>
              <w:divBdr>
                <w:top w:val="none" w:sz="0" w:space="0" w:color="auto"/>
                <w:left w:val="none" w:sz="0" w:space="0" w:color="auto"/>
                <w:bottom w:val="none" w:sz="0" w:space="0" w:color="auto"/>
                <w:right w:val="none" w:sz="0" w:space="0" w:color="auto"/>
              </w:divBdr>
            </w:div>
            <w:div w:id="704018376">
              <w:marLeft w:val="0"/>
              <w:marRight w:val="0"/>
              <w:marTop w:val="0"/>
              <w:marBottom w:val="0"/>
              <w:divBdr>
                <w:top w:val="none" w:sz="0" w:space="0" w:color="auto"/>
                <w:left w:val="none" w:sz="0" w:space="0" w:color="auto"/>
                <w:bottom w:val="none" w:sz="0" w:space="0" w:color="auto"/>
                <w:right w:val="none" w:sz="0" w:space="0" w:color="auto"/>
              </w:divBdr>
            </w:div>
            <w:div w:id="714157908">
              <w:marLeft w:val="0"/>
              <w:marRight w:val="0"/>
              <w:marTop w:val="0"/>
              <w:marBottom w:val="0"/>
              <w:divBdr>
                <w:top w:val="none" w:sz="0" w:space="0" w:color="auto"/>
                <w:left w:val="none" w:sz="0" w:space="0" w:color="auto"/>
                <w:bottom w:val="none" w:sz="0" w:space="0" w:color="auto"/>
                <w:right w:val="none" w:sz="0" w:space="0" w:color="auto"/>
              </w:divBdr>
            </w:div>
            <w:div w:id="978461262">
              <w:marLeft w:val="0"/>
              <w:marRight w:val="0"/>
              <w:marTop w:val="0"/>
              <w:marBottom w:val="0"/>
              <w:divBdr>
                <w:top w:val="none" w:sz="0" w:space="0" w:color="auto"/>
                <w:left w:val="none" w:sz="0" w:space="0" w:color="auto"/>
                <w:bottom w:val="none" w:sz="0" w:space="0" w:color="auto"/>
                <w:right w:val="none" w:sz="0" w:space="0" w:color="auto"/>
              </w:divBdr>
            </w:div>
            <w:div w:id="1067142000">
              <w:marLeft w:val="0"/>
              <w:marRight w:val="0"/>
              <w:marTop w:val="0"/>
              <w:marBottom w:val="0"/>
              <w:divBdr>
                <w:top w:val="none" w:sz="0" w:space="0" w:color="auto"/>
                <w:left w:val="none" w:sz="0" w:space="0" w:color="auto"/>
                <w:bottom w:val="none" w:sz="0" w:space="0" w:color="auto"/>
                <w:right w:val="none" w:sz="0" w:space="0" w:color="auto"/>
              </w:divBdr>
            </w:div>
            <w:div w:id="1075469976">
              <w:marLeft w:val="0"/>
              <w:marRight w:val="0"/>
              <w:marTop w:val="0"/>
              <w:marBottom w:val="0"/>
              <w:divBdr>
                <w:top w:val="none" w:sz="0" w:space="0" w:color="auto"/>
                <w:left w:val="none" w:sz="0" w:space="0" w:color="auto"/>
                <w:bottom w:val="none" w:sz="0" w:space="0" w:color="auto"/>
                <w:right w:val="none" w:sz="0" w:space="0" w:color="auto"/>
              </w:divBdr>
            </w:div>
            <w:div w:id="1155492149">
              <w:marLeft w:val="0"/>
              <w:marRight w:val="0"/>
              <w:marTop w:val="0"/>
              <w:marBottom w:val="0"/>
              <w:divBdr>
                <w:top w:val="none" w:sz="0" w:space="0" w:color="auto"/>
                <w:left w:val="none" w:sz="0" w:space="0" w:color="auto"/>
                <w:bottom w:val="none" w:sz="0" w:space="0" w:color="auto"/>
                <w:right w:val="none" w:sz="0" w:space="0" w:color="auto"/>
              </w:divBdr>
            </w:div>
            <w:div w:id="1164203165">
              <w:marLeft w:val="0"/>
              <w:marRight w:val="0"/>
              <w:marTop w:val="0"/>
              <w:marBottom w:val="0"/>
              <w:divBdr>
                <w:top w:val="none" w:sz="0" w:space="0" w:color="auto"/>
                <w:left w:val="none" w:sz="0" w:space="0" w:color="auto"/>
                <w:bottom w:val="none" w:sz="0" w:space="0" w:color="auto"/>
                <w:right w:val="none" w:sz="0" w:space="0" w:color="auto"/>
              </w:divBdr>
            </w:div>
            <w:div w:id="1189026429">
              <w:marLeft w:val="0"/>
              <w:marRight w:val="0"/>
              <w:marTop w:val="0"/>
              <w:marBottom w:val="0"/>
              <w:divBdr>
                <w:top w:val="none" w:sz="0" w:space="0" w:color="auto"/>
                <w:left w:val="none" w:sz="0" w:space="0" w:color="auto"/>
                <w:bottom w:val="none" w:sz="0" w:space="0" w:color="auto"/>
                <w:right w:val="none" w:sz="0" w:space="0" w:color="auto"/>
              </w:divBdr>
            </w:div>
            <w:div w:id="1489394716">
              <w:marLeft w:val="0"/>
              <w:marRight w:val="0"/>
              <w:marTop w:val="0"/>
              <w:marBottom w:val="0"/>
              <w:divBdr>
                <w:top w:val="none" w:sz="0" w:space="0" w:color="auto"/>
                <w:left w:val="none" w:sz="0" w:space="0" w:color="auto"/>
                <w:bottom w:val="none" w:sz="0" w:space="0" w:color="auto"/>
                <w:right w:val="none" w:sz="0" w:space="0" w:color="auto"/>
              </w:divBdr>
            </w:div>
            <w:div w:id="1715810913">
              <w:marLeft w:val="0"/>
              <w:marRight w:val="0"/>
              <w:marTop w:val="0"/>
              <w:marBottom w:val="0"/>
              <w:divBdr>
                <w:top w:val="none" w:sz="0" w:space="0" w:color="auto"/>
                <w:left w:val="none" w:sz="0" w:space="0" w:color="auto"/>
                <w:bottom w:val="none" w:sz="0" w:space="0" w:color="auto"/>
                <w:right w:val="none" w:sz="0" w:space="0" w:color="auto"/>
              </w:divBdr>
            </w:div>
            <w:div w:id="1762333778">
              <w:marLeft w:val="0"/>
              <w:marRight w:val="0"/>
              <w:marTop w:val="0"/>
              <w:marBottom w:val="0"/>
              <w:divBdr>
                <w:top w:val="none" w:sz="0" w:space="0" w:color="auto"/>
                <w:left w:val="none" w:sz="0" w:space="0" w:color="auto"/>
                <w:bottom w:val="none" w:sz="0" w:space="0" w:color="auto"/>
                <w:right w:val="none" w:sz="0" w:space="0" w:color="auto"/>
              </w:divBdr>
            </w:div>
            <w:div w:id="1819228268">
              <w:marLeft w:val="0"/>
              <w:marRight w:val="0"/>
              <w:marTop w:val="0"/>
              <w:marBottom w:val="0"/>
              <w:divBdr>
                <w:top w:val="none" w:sz="0" w:space="0" w:color="auto"/>
                <w:left w:val="none" w:sz="0" w:space="0" w:color="auto"/>
                <w:bottom w:val="none" w:sz="0" w:space="0" w:color="auto"/>
                <w:right w:val="none" w:sz="0" w:space="0" w:color="auto"/>
              </w:divBdr>
            </w:div>
            <w:div w:id="1937253522">
              <w:marLeft w:val="0"/>
              <w:marRight w:val="0"/>
              <w:marTop w:val="0"/>
              <w:marBottom w:val="0"/>
              <w:divBdr>
                <w:top w:val="none" w:sz="0" w:space="0" w:color="auto"/>
                <w:left w:val="none" w:sz="0" w:space="0" w:color="auto"/>
                <w:bottom w:val="none" w:sz="0" w:space="0" w:color="auto"/>
                <w:right w:val="none" w:sz="0" w:space="0" w:color="auto"/>
              </w:divBdr>
            </w:div>
            <w:div w:id="1983339973">
              <w:marLeft w:val="0"/>
              <w:marRight w:val="0"/>
              <w:marTop w:val="0"/>
              <w:marBottom w:val="0"/>
              <w:divBdr>
                <w:top w:val="none" w:sz="0" w:space="0" w:color="auto"/>
                <w:left w:val="none" w:sz="0" w:space="0" w:color="auto"/>
                <w:bottom w:val="none" w:sz="0" w:space="0" w:color="auto"/>
                <w:right w:val="none" w:sz="0" w:space="0" w:color="auto"/>
              </w:divBdr>
            </w:div>
          </w:divsChild>
        </w:div>
        <w:div w:id="1906990907">
          <w:marLeft w:val="0"/>
          <w:marRight w:val="0"/>
          <w:marTop w:val="0"/>
          <w:marBottom w:val="0"/>
          <w:divBdr>
            <w:top w:val="none" w:sz="0" w:space="0" w:color="auto"/>
            <w:left w:val="none" w:sz="0" w:space="0" w:color="auto"/>
            <w:bottom w:val="none" w:sz="0" w:space="0" w:color="auto"/>
            <w:right w:val="none" w:sz="0" w:space="0" w:color="auto"/>
          </w:divBdr>
          <w:divsChild>
            <w:div w:id="105318327">
              <w:marLeft w:val="0"/>
              <w:marRight w:val="0"/>
              <w:marTop w:val="0"/>
              <w:marBottom w:val="0"/>
              <w:divBdr>
                <w:top w:val="none" w:sz="0" w:space="0" w:color="auto"/>
                <w:left w:val="none" w:sz="0" w:space="0" w:color="auto"/>
                <w:bottom w:val="none" w:sz="0" w:space="0" w:color="auto"/>
                <w:right w:val="none" w:sz="0" w:space="0" w:color="auto"/>
              </w:divBdr>
            </w:div>
            <w:div w:id="232356221">
              <w:marLeft w:val="0"/>
              <w:marRight w:val="0"/>
              <w:marTop w:val="0"/>
              <w:marBottom w:val="0"/>
              <w:divBdr>
                <w:top w:val="none" w:sz="0" w:space="0" w:color="auto"/>
                <w:left w:val="none" w:sz="0" w:space="0" w:color="auto"/>
                <w:bottom w:val="none" w:sz="0" w:space="0" w:color="auto"/>
                <w:right w:val="none" w:sz="0" w:space="0" w:color="auto"/>
              </w:divBdr>
            </w:div>
            <w:div w:id="714082847">
              <w:marLeft w:val="0"/>
              <w:marRight w:val="0"/>
              <w:marTop w:val="0"/>
              <w:marBottom w:val="0"/>
              <w:divBdr>
                <w:top w:val="none" w:sz="0" w:space="0" w:color="auto"/>
                <w:left w:val="none" w:sz="0" w:space="0" w:color="auto"/>
                <w:bottom w:val="none" w:sz="0" w:space="0" w:color="auto"/>
                <w:right w:val="none" w:sz="0" w:space="0" w:color="auto"/>
              </w:divBdr>
            </w:div>
            <w:div w:id="1335261035">
              <w:marLeft w:val="0"/>
              <w:marRight w:val="0"/>
              <w:marTop w:val="0"/>
              <w:marBottom w:val="0"/>
              <w:divBdr>
                <w:top w:val="none" w:sz="0" w:space="0" w:color="auto"/>
                <w:left w:val="none" w:sz="0" w:space="0" w:color="auto"/>
                <w:bottom w:val="none" w:sz="0" w:space="0" w:color="auto"/>
                <w:right w:val="none" w:sz="0" w:space="0" w:color="auto"/>
              </w:divBdr>
            </w:div>
            <w:div w:id="1434476640">
              <w:marLeft w:val="0"/>
              <w:marRight w:val="0"/>
              <w:marTop w:val="0"/>
              <w:marBottom w:val="0"/>
              <w:divBdr>
                <w:top w:val="none" w:sz="0" w:space="0" w:color="auto"/>
                <w:left w:val="none" w:sz="0" w:space="0" w:color="auto"/>
                <w:bottom w:val="none" w:sz="0" w:space="0" w:color="auto"/>
                <w:right w:val="none" w:sz="0" w:space="0" w:color="auto"/>
              </w:divBdr>
            </w:div>
            <w:div w:id="1705401337">
              <w:marLeft w:val="0"/>
              <w:marRight w:val="0"/>
              <w:marTop w:val="0"/>
              <w:marBottom w:val="0"/>
              <w:divBdr>
                <w:top w:val="none" w:sz="0" w:space="0" w:color="auto"/>
                <w:left w:val="none" w:sz="0" w:space="0" w:color="auto"/>
                <w:bottom w:val="none" w:sz="0" w:space="0" w:color="auto"/>
                <w:right w:val="none" w:sz="0" w:space="0" w:color="auto"/>
              </w:divBdr>
            </w:div>
            <w:div w:id="1882398949">
              <w:marLeft w:val="0"/>
              <w:marRight w:val="0"/>
              <w:marTop w:val="0"/>
              <w:marBottom w:val="0"/>
              <w:divBdr>
                <w:top w:val="none" w:sz="0" w:space="0" w:color="auto"/>
                <w:left w:val="none" w:sz="0" w:space="0" w:color="auto"/>
                <w:bottom w:val="none" w:sz="0" w:space="0" w:color="auto"/>
                <w:right w:val="none" w:sz="0" w:space="0" w:color="auto"/>
              </w:divBdr>
            </w:div>
            <w:div w:id="1983465483">
              <w:marLeft w:val="0"/>
              <w:marRight w:val="0"/>
              <w:marTop w:val="0"/>
              <w:marBottom w:val="0"/>
              <w:divBdr>
                <w:top w:val="none" w:sz="0" w:space="0" w:color="auto"/>
                <w:left w:val="none" w:sz="0" w:space="0" w:color="auto"/>
                <w:bottom w:val="none" w:sz="0" w:space="0" w:color="auto"/>
                <w:right w:val="none" w:sz="0" w:space="0" w:color="auto"/>
              </w:divBdr>
            </w:div>
            <w:div w:id="2096777342">
              <w:marLeft w:val="0"/>
              <w:marRight w:val="0"/>
              <w:marTop w:val="0"/>
              <w:marBottom w:val="0"/>
              <w:divBdr>
                <w:top w:val="none" w:sz="0" w:space="0" w:color="auto"/>
                <w:left w:val="none" w:sz="0" w:space="0" w:color="auto"/>
                <w:bottom w:val="none" w:sz="0" w:space="0" w:color="auto"/>
                <w:right w:val="none" w:sz="0" w:space="0" w:color="auto"/>
              </w:divBdr>
            </w:div>
          </w:divsChild>
        </w:div>
        <w:div w:id="1970284043">
          <w:marLeft w:val="0"/>
          <w:marRight w:val="0"/>
          <w:marTop w:val="0"/>
          <w:marBottom w:val="0"/>
          <w:divBdr>
            <w:top w:val="none" w:sz="0" w:space="0" w:color="auto"/>
            <w:left w:val="none" w:sz="0" w:space="0" w:color="auto"/>
            <w:bottom w:val="none" w:sz="0" w:space="0" w:color="auto"/>
            <w:right w:val="none" w:sz="0" w:space="0" w:color="auto"/>
          </w:divBdr>
          <w:divsChild>
            <w:div w:id="16199716">
              <w:marLeft w:val="0"/>
              <w:marRight w:val="0"/>
              <w:marTop w:val="0"/>
              <w:marBottom w:val="0"/>
              <w:divBdr>
                <w:top w:val="none" w:sz="0" w:space="0" w:color="auto"/>
                <w:left w:val="none" w:sz="0" w:space="0" w:color="auto"/>
                <w:bottom w:val="none" w:sz="0" w:space="0" w:color="auto"/>
                <w:right w:val="none" w:sz="0" w:space="0" w:color="auto"/>
              </w:divBdr>
            </w:div>
            <w:div w:id="179974098">
              <w:marLeft w:val="0"/>
              <w:marRight w:val="0"/>
              <w:marTop w:val="0"/>
              <w:marBottom w:val="0"/>
              <w:divBdr>
                <w:top w:val="none" w:sz="0" w:space="0" w:color="auto"/>
                <w:left w:val="none" w:sz="0" w:space="0" w:color="auto"/>
                <w:bottom w:val="none" w:sz="0" w:space="0" w:color="auto"/>
                <w:right w:val="none" w:sz="0" w:space="0" w:color="auto"/>
              </w:divBdr>
            </w:div>
            <w:div w:id="239557792">
              <w:marLeft w:val="0"/>
              <w:marRight w:val="0"/>
              <w:marTop w:val="0"/>
              <w:marBottom w:val="0"/>
              <w:divBdr>
                <w:top w:val="none" w:sz="0" w:space="0" w:color="auto"/>
                <w:left w:val="none" w:sz="0" w:space="0" w:color="auto"/>
                <w:bottom w:val="none" w:sz="0" w:space="0" w:color="auto"/>
                <w:right w:val="none" w:sz="0" w:space="0" w:color="auto"/>
              </w:divBdr>
            </w:div>
            <w:div w:id="283776773">
              <w:marLeft w:val="0"/>
              <w:marRight w:val="0"/>
              <w:marTop w:val="0"/>
              <w:marBottom w:val="0"/>
              <w:divBdr>
                <w:top w:val="none" w:sz="0" w:space="0" w:color="auto"/>
                <w:left w:val="none" w:sz="0" w:space="0" w:color="auto"/>
                <w:bottom w:val="none" w:sz="0" w:space="0" w:color="auto"/>
                <w:right w:val="none" w:sz="0" w:space="0" w:color="auto"/>
              </w:divBdr>
            </w:div>
            <w:div w:id="292030799">
              <w:marLeft w:val="0"/>
              <w:marRight w:val="0"/>
              <w:marTop w:val="0"/>
              <w:marBottom w:val="0"/>
              <w:divBdr>
                <w:top w:val="none" w:sz="0" w:space="0" w:color="auto"/>
                <w:left w:val="none" w:sz="0" w:space="0" w:color="auto"/>
                <w:bottom w:val="none" w:sz="0" w:space="0" w:color="auto"/>
                <w:right w:val="none" w:sz="0" w:space="0" w:color="auto"/>
              </w:divBdr>
            </w:div>
            <w:div w:id="386610721">
              <w:marLeft w:val="0"/>
              <w:marRight w:val="0"/>
              <w:marTop w:val="0"/>
              <w:marBottom w:val="0"/>
              <w:divBdr>
                <w:top w:val="none" w:sz="0" w:space="0" w:color="auto"/>
                <w:left w:val="none" w:sz="0" w:space="0" w:color="auto"/>
                <w:bottom w:val="none" w:sz="0" w:space="0" w:color="auto"/>
                <w:right w:val="none" w:sz="0" w:space="0" w:color="auto"/>
              </w:divBdr>
            </w:div>
            <w:div w:id="524487543">
              <w:marLeft w:val="0"/>
              <w:marRight w:val="0"/>
              <w:marTop w:val="0"/>
              <w:marBottom w:val="0"/>
              <w:divBdr>
                <w:top w:val="none" w:sz="0" w:space="0" w:color="auto"/>
                <w:left w:val="none" w:sz="0" w:space="0" w:color="auto"/>
                <w:bottom w:val="none" w:sz="0" w:space="0" w:color="auto"/>
                <w:right w:val="none" w:sz="0" w:space="0" w:color="auto"/>
              </w:divBdr>
            </w:div>
            <w:div w:id="757022323">
              <w:marLeft w:val="0"/>
              <w:marRight w:val="0"/>
              <w:marTop w:val="0"/>
              <w:marBottom w:val="0"/>
              <w:divBdr>
                <w:top w:val="none" w:sz="0" w:space="0" w:color="auto"/>
                <w:left w:val="none" w:sz="0" w:space="0" w:color="auto"/>
                <w:bottom w:val="none" w:sz="0" w:space="0" w:color="auto"/>
                <w:right w:val="none" w:sz="0" w:space="0" w:color="auto"/>
              </w:divBdr>
            </w:div>
            <w:div w:id="773482847">
              <w:marLeft w:val="0"/>
              <w:marRight w:val="0"/>
              <w:marTop w:val="0"/>
              <w:marBottom w:val="0"/>
              <w:divBdr>
                <w:top w:val="none" w:sz="0" w:space="0" w:color="auto"/>
                <w:left w:val="none" w:sz="0" w:space="0" w:color="auto"/>
                <w:bottom w:val="none" w:sz="0" w:space="0" w:color="auto"/>
                <w:right w:val="none" w:sz="0" w:space="0" w:color="auto"/>
              </w:divBdr>
            </w:div>
            <w:div w:id="975256166">
              <w:marLeft w:val="0"/>
              <w:marRight w:val="0"/>
              <w:marTop w:val="0"/>
              <w:marBottom w:val="0"/>
              <w:divBdr>
                <w:top w:val="none" w:sz="0" w:space="0" w:color="auto"/>
                <w:left w:val="none" w:sz="0" w:space="0" w:color="auto"/>
                <w:bottom w:val="none" w:sz="0" w:space="0" w:color="auto"/>
                <w:right w:val="none" w:sz="0" w:space="0" w:color="auto"/>
              </w:divBdr>
            </w:div>
            <w:div w:id="1034575426">
              <w:marLeft w:val="0"/>
              <w:marRight w:val="0"/>
              <w:marTop w:val="0"/>
              <w:marBottom w:val="0"/>
              <w:divBdr>
                <w:top w:val="none" w:sz="0" w:space="0" w:color="auto"/>
                <w:left w:val="none" w:sz="0" w:space="0" w:color="auto"/>
                <w:bottom w:val="none" w:sz="0" w:space="0" w:color="auto"/>
                <w:right w:val="none" w:sz="0" w:space="0" w:color="auto"/>
              </w:divBdr>
            </w:div>
            <w:div w:id="1311638223">
              <w:marLeft w:val="0"/>
              <w:marRight w:val="0"/>
              <w:marTop w:val="0"/>
              <w:marBottom w:val="0"/>
              <w:divBdr>
                <w:top w:val="none" w:sz="0" w:space="0" w:color="auto"/>
                <w:left w:val="none" w:sz="0" w:space="0" w:color="auto"/>
                <w:bottom w:val="none" w:sz="0" w:space="0" w:color="auto"/>
                <w:right w:val="none" w:sz="0" w:space="0" w:color="auto"/>
              </w:divBdr>
            </w:div>
            <w:div w:id="1426807675">
              <w:marLeft w:val="0"/>
              <w:marRight w:val="0"/>
              <w:marTop w:val="0"/>
              <w:marBottom w:val="0"/>
              <w:divBdr>
                <w:top w:val="none" w:sz="0" w:space="0" w:color="auto"/>
                <w:left w:val="none" w:sz="0" w:space="0" w:color="auto"/>
                <w:bottom w:val="none" w:sz="0" w:space="0" w:color="auto"/>
                <w:right w:val="none" w:sz="0" w:space="0" w:color="auto"/>
              </w:divBdr>
            </w:div>
            <w:div w:id="1489438818">
              <w:marLeft w:val="0"/>
              <w:marRight w:val="0"/>
              <w:marTop w:val="0"/>
              <w:marBottom w:val="0"/>
              <w:divBdr>
                <w:top w:val="none" w:sz="0" w:space="0" w:color="auto"/>
                <w:left w:val="none" w:sz="0" w:space="0" w:color="auto"/>
                <w:bottom w:val="none" w:sz="0" w:space="0" w:color="auto"/>
                <w:right w:val="none" w:sz="0" w:space="0" w:color="auto"/>
              </w:divBdr>
            </w:div>
            <w:div w:id="1525437875">
              <w:marLeft w:val="0"/>
              <w:marRight w:val="0"/>
              <w:marTop w:val="0"/>
              <w:marBottom w:val="0"/>
              <w:divBdr>
                <w:top w:val="none" w:sz="0" w:space="0" w:color="auto"/>
                <w:left w:val="none" w:sz="0" w:space="0" w:color="auto"/>
                <w:bottom w:val="none" w:sz="0" w:space="0" w:color="auto"/>
                <w:right w:val="none" w:sz="0" w:space="0" w:color="auto"/>
              </w:divBdr>
            </w:div>
            <w:div w:id="1811895025">
              <w:marLeft w:val="0"/>
              <w:marRight w:val="0"/>
              <w:marTop w:val="0"/>
              <w:marBottom w:val="0"/>
              <w:divBdr>
                <w:top w:val="none" w:sz="0" w:space="0" w:color="auto"/>
                <w:left w:val="none" w:sz="0" w:space="0" w:color="auto"/>
                <w:bottom w:val="none" w:sz="0" w:space="0" w:color="auto"/>
                <w:right w:val="none" w:sz="0" w:space="0" w:color="auto"/>
              </w:divBdr>
            </w:div>
            <w:div w:id="1812209246">
              <w:marLeft w:val="0"/>
              <w:marRight w:val="0"/>
              <w:marTop w:val="0"/>
              <w:marBottom w:val="0"/>
              <w:divBdr>
                <w:top w:val="none" w:sz="0" w:space="0" w:color="auto"/>
                <w:left w:val="none" w:sz="0" w:space="0" w:color="auto"/>
                <w:bottom w:val="none" w:sz="0" w:space="0" w:color="auto"/>
                <w:right w:val="none" w:sz="0" w:space="0" w:color="auto"/>
              </w:divBdr>
            </w:div>
          </w:divsChild>
        </w:div>
        <w:div w:id="2018841877">
          <w:marLeft w:val="0"/>
          <w:marRight w:val="0"/>
          <w:marTop w:val="0"/>
          <w:marBottom w:val="0"/>
          <w:divBdr>
            <w:top w:val="none" w:sz="0" w:space="0" w:color="auto"/>
            <w:left w:val="none" w:sz="0" w:space="0" w:color="auto"/>
            <w:bottom w:val="none" w:sz="0" w:space="0" w:color="auto"/>
            <w:right w:val="none" w:sz="0" w:space="0" w:color="auto"/>
          </w:divBdr>
          <w:divsChild>
            <w:div w:id="243030054">
              <w:marLeft w:val="0"/>
              <w:marRight w:val="0"/>
              <w:marTop w:val="0"/>
              <w:marBottom w:val="0"/>
              <w:divBdr>
                <w:top w:val="none" w:sz="0" w:space="0" w:color="auto"/>
                <w:left w:val="none" w:sz="0" w:space="0" w:color="auto"/>
                <w:bottom w:val="none" w:sz="0" w:space="0" w:color="auto"/>
                <w:right w:val="none" w:sz="0" w:space="0" w:color="auto"/>
              </w:divBdr>
            </w:div>
            <w:div w:id="315647281">
              <w:marLeft w:val="0"/>
              <w:marRight w:val="0"/>
              <w:marTop w:val="0"/>
              <w:marBottom w:val="0"/>
              <w:divBdr>
                <w:top w:val="none" w:sz="0" w:space="0" w:color="auto"/>
                <w:left w:val="none" w:sz="0" w:space="0" w:color="auto"/>
                <w:bottom w:val="none" w:sz="0" w:space="0" w:color="auto"/>
                <w:right w:val="none" w:sz="0" w:space="0" w:color="auto"/>
              </w:divBdr>
            </w:div>
            <w:div w:id="443890327">
              <w:marLeft w:val="0"/>
              <w:marRight w:val="0"/>
              <w:marTop w:val="0"/>
              <w:marBottom w:val="0"/>
              <w:divBdr>
                <w:top w:val="none" w:sz="0" w:space="0" w:color="auto"/>
                <w:left w:val="none" w:sz="0" w:space="0" w:color="auto"/>
                <w:bottom w:val="none" w:sz="0" w:space="0" w:color="auto"/>
                <w:right w:val="none" w:sz="0" w:space="0" w:color="auto"/>
              </w:divBdr>
            </w:div>
            <w:div w:id="633800682">
              <w:marLeft w:val="0"/>
              <w:marRight w:val="0"/>
              <w:marTop w:val="0"/>
              <w:marBottom w:val="0"/>
              <w:divBdr>
                <w:top w:val="none" w:sz="0" w:space="0" w:color="auto"/>
                <w:left w:val="none" w:sz="0" w:space="0" w:color="auto"/>
                <w:bottom w:val="none" w:sz="0" w:space="0" w:color="auto"/>
                <w:right w:val="none" w:sz="0" w:space="0" w:color="auto"/>
              </w:divBdr>
            </w:div>
            <w:div w:id="657269382">
              <w:marLeft w:val="0"/>
              <w:marRight w:val="0"/>
              <w:marTop w:val="0"/>
              <w:marBottom w:val="0"/>
              <w:divBdr>
                <w:top w:val="none" w:sz="0" w:space="0" w:color="auto"/>
                <w:left w:val="none" w:sz="0" w:space="0" w:color="auto"/>
                <w:bottom w:val="none" w:sz="0" w:space="0" w:color="auto"/>
                <w:right w:val="none" w:sz="0" w:space="0" w:color="auto"/>
              </w:divBdr>
            </w:div>
            <w:div w:id="798840026">
              <w:marLeft w:val="0"/>
              <w:marRight w:val="0"/>
              <w:marTop w:val="0"/>
              <w:marBottom w:val="0"/>
              <w:divBdr>
                <w:top w:val="none" w:sz="0" w:space="0" w:color="auto"/>
                <w:left w:val="none" w:sz="0" w:space="0" w:color="auto"/>
                <w:bottom w:val="none" w:sz="0" w:space="0" w:color="auto"/>
                <w:right w:val="none" w:sz="0" w:space="0" w:color="auto"/>
              </w:divBdr>
            </w:div>
            <w:div w:id="999162327">
              <w:marLeft w:val="0"/>
              <w:marRight w:val="0"/>
              <w:marTop w:val="0"/>
              <w:marBottom w:val="0"/>
              <w:divBdr>
                <w:top w:val="none" w:sz="0" w:space="0" w:color="auto"/>
                <w:left w:val="none" w:sz="0" w:space="0" w:color="auto"/>
                <w:bottom w:val="none" w:sz="0" w:space="0" w:color="auto"/>
                <w:right w:val="none" w:sz="0" w:space="0" w:color="auto"/>
              </w:divBdr>
            </w:div>
            <w:div w:id="1071464492">
              <w:marLeft w:val="0"/>
              <w:marRight w:val="0"/>
              <w:marTop w:val="0"/>
              <w:marBottom w:val="0"/>
              <w:divBdr>
                <w:top w:val="none" w:sz="0" w:space="0" w:color="auto"/>
                <w:left w:val="none" w:sz="0" w:space="0" w:color="auto"/>
                <w:bottom w:val="none" w:sz="0" w:space="0" w:color="auto"/>
                <w:right w:val="none" w:sz="0" w:space="0" w:color="auto"/>
              </w:divBdr>
            </w:div>
            <w:div w:id="1239025122">
              <w:marLeft w:val="0"/>
              <w:marRight w:val="0"/>
              <w:marTop w:val="0"/>
              <w:marBottom w:val="0"/>
              <w:divBdr>
                <w:top w:val="none" w:sz="0" w:space="0" w:color="auto"/>
                <w:left w:val="none" w:sz="0" w:space="0" w:color="auto"/>
                <w:bottom w:val="none" w:sz="0" w:space="0" w:color="auto"/>
                <w:right w:val="none" w:sz="0" w:space="0" w:color="auto"/>
              </w:divBdr>
            </w:div>
            <w:div w:id="1409770823">
              <w:marLeft w:val="0"/>
              <w:marRight w:val="0"/>
              <w:marTop w:val="0"/>
              <w:marBottom w:val="0"/>
              <w:divBdr>
                <w:top w:val="none" w:sz="0" w:space="0" w:color="auto"/>
                <w:left w:val="none" w:sz="0" w:space="0" w:color="auto"/>
                <w:bottom w:val="none" w:sz="0" w:space="0" w:color="auto"/>
                <w:right w:val="none" w:sz="0" w:space="0" w:color="auto"/>
              </w:divBdr>
            </w:div>
            <w:div w:id="1457260379">
              <w:marLeft w:val="0"/>
              <w:marRight w:val="0"/>
              <w:marTop w:val="0"/>
              <w:marBottom w:val="0"/>
              <w:divBdr>
                <w:top w:val="none" w:sz="0" w:space="0" w:color="auto"/>
                <w:left w:val="none" w:sz="0" w:space="0" w:color="auto"/>
                <w:bottom w:val="none" w:sz="0" w:space="0" w:color="auto"/>
                <w:right w:val="none" w:sz="0" w:space="0" w:color="auto"/>
              </w:divBdr>
            </w:div>
            <w:div w:id="1474441476">
              <w:marLeft w:val="0"/>
              <w:marRight w:val="0"/>
              <w:marTop w:val="0"/>
              <w:marBottom w:val="0"/>
              <w:divBdr>
                <w:top w:val="none" w:sz="0" w:space="0" w:color="auto"/>
                <w:left w:val="none" w:sz="0" w:space="0" w:color="auto"/>
                <w:bottom w:val="none" w:sz="0" w:space="0" w:color="auto"/>
                <w:right w:val="none" w:sz="0" w:space="0" w:color="auto"/>
              </w:divBdr>
            </w:div>
            <w:div w:id="1847014044">
              <w:marLeft w:val="0"/>
              <w:marRight w:val="0"/>
              <w:marTop w:val="0"/>
              <w:marBottom w:val="0"/>
              <w:divBdr>
                <w:top w:val="none" w:sz="0" w:space="0" w:color="auto"/>
                <w:left w:val="none" w:sz="0" w:space="0" w:color="auto"/>
                <w:bottom w:val="none" w:sz="0" w:space="0" w:color="auto"/>
                <w:right w:val="none" w:sz="0" w:space="0" w:color="auto"/>
              </w:divBdr>
            </w:div>
            <w:div w:id="1849101428">
              <w:marLeft w:val="0"/>
              <w:marRight w:val="0"/>
              <w:marTop w:val="0"/>
              <w:marBottom w:val="0"/>
              <w:divBdr>
                <w:top w:val="none" w:sz="0" w:space="0" w:color="auto"/>
                <w:left w:val="none" w:sz="0" w:space="0" w:color="auto"/>
                <w:bottom w:val="none" w:sz="0" w:space="0" w:color="auto"/>
                <w:right w:val="none" w:sz="0" w:space="0" w:color="auto"/>
              </w:divBdr>
            </w:div>
            <w:div w:id="211793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6336">
      <w:bodyDiv w:val="1"/>
      <w:marLeft w:val="0"/>
      <w:marRight w:val="0"/>
      <w:marTop w:val="0"/>
      <w:marBottom w:val="0"/>
      <w:divBdr>
        <w:top w:val="none" w:sz="0" w:space="0" w:color="auto"/>
        <w:left w:val="none" w:sz="0" w:space="0" w:color="auto"/>
        <w:bottom w:val="none" w:sz="0" w:space="0" w:color="auto"/>
        <w:right w:val="none" w:sz="0" w:space="0" w:color="auto"/>
      </w:divBdr>
      <w:divsChild>
        <w:div w:id="1360862667">
          <w:marLeft w:val="0"/>
          <w:marRight w:val="0"/>
          <w:marTop w:val="0"/>
          <w:marBottom w:val="0"/>
          <w:divBdr>
            <w:top w:val="none" w:sz="0" w:space="0" w:color="auto"/>
            <w:left w:val="none" w:sz="0" w:space="0" w:color="auto"/>
            <w:bottom w:val="none" w:sz="0" w:space="0" w:color="auto"/>
            <w:right w:val="none" w:sz="0" w:space="0" w:color="auto"/>
          </w:divBdr>
        </w:div>
      </w:divsChild>
    </w:div>
    <w:div w:id="294726365">
      <w:bodyDiv w:val="1"/>
      <w:marLeft w:val="0"/>
      <w:marRight w:val="0"/>
      <w:marTop w:val="0"/>
      <w:marBottom w:val="0"/>
      <w:divBdr>
        <w:top w:val="none" w:sz="0" w:space="0" w:color="auto"/>
        <w:left w:val="none" w:sz="0" w:space="0" w:color="auto"/>
        <w:bottom w:val="none" w:sz="0" w:space="0" w:color="auto"/>
        <w:right w:val="none" w:sz="0" w:space="0" w:color="auto"/>
      </w:divBdr>
    </w:div>
    <w:div w:id="402339308">
      <w:bodyDiv w:val="1"/>
      <w:marLeft w:val="0"/>
      <w:marRight w:val="0"/>
      <w:marTop w:val="0"/>
      <w:marBottom w:val="0"/>
      <w:divBdr>
        <w:top w:val="none" w:sz="0" w:space="0" w:color="auto"/>
        <w:left w:val="none" w:sz="0" w:space="0" w:color="auto"/>
        <w:bottom w:val="none" w:sz="0" w:space="0" w:color="auto"/>
        <w:right w:val="none" w:sz="0" w:space="0" w:color="auto"/>
      </w:divBdr>
    </w:div>
    <w:div w:id="572010146">
      <w:bodyDiv w:val="1"/>
      <w:marLeft w:val="0"/>
      <w:marRight w:val="0"/>
      <w:marTop w:val="0"/>
      <w:marBottom w:val="0"/>
      <w:divBdr>
        <w:top w:val="none" w:sz="0" w:space="0" w:color="auto"/>
        <w:left w:val="none" w:sz="0" w:space="0" w:color="auto"/>
        <w:bottom w:val="none" w:sz="0" w:space="0" w:color="auto"/>
        <w:right w:val="none" w:sz="0" w:space="0" w:color="auto"/>
      </w:divBdr>
    </w:div>
    <w:div w:id="1402872529">
      <w:bodyDiv w:val="1"/>
      <w:marLeft w:val="0"/>
      <w:marRight w:val="0"/>
      <w:marTop w:val="0"/>
      <w:marBottom w:val="0"/>
      <w:divBdr>
        <w:top w:val="none" w:sz="0" w:space="0" w:color="auto"/>
        <w:left w:val="none" w:sz="0" w:space="0" w:color="auto"/>
        <w:bottom w:val="none" w:sz="0" w:space="0" w:color="auto"/>
        <w:right w:val="none" w:sz="0" w:space="0" w:color="auto"/>
      </w:divBdr>
      <w:divsChild>
        <w:div w:id="361365582">
          <w:marLeft w:val="0"/>
          <w:marRight w:val="0"/>
          <w:marTop w:val="0"/>
          <w:marBottom w:val="0"/>
          <w:divBdr>
            <w:top w:val="none" w:sz="0" w:space="0" w:color="auto"/>
            <w:left w:val="none" w:sz="0" w:space="0" w:color="auto"/>
            <w:bottom w:val="none" w:sz="0" w:space="0" w:color="auto"/>
            <w:right w:val="none" w:sz="0" w:space="0" w:color="auto"/>
          </w:divBdr>
        </w:div>
        <w:div w:id="452483802">
          <w:marLeft w:val="0"/>
          <w:marRight w:val="0"/>
          <w:marTop w:val="0"/>
          <w:marBottom w:val="0"/>
          <w:divBdr>
            <w:top w:val="none" w:sz="0" w:space="0" w:color="auto"/>
            <w:left w:val="none" w:sz="0" w:space="0" w:color="auto"/>
            <w:bottom w:val="none" w:sz="0" w:space="0" w:color="auto"/>
            <w:right w:val="none" w:sz="0" w:space="0" w:color="auto"/>
          </w:divBdr>
        </w:div>
        <w:div w:id="557712713">
          <w:marLeft w:val="0"/>
          <w:marRight w:val="0"/>
          <w:marTop w:val="0"/>
          <w:marBottom w:val="0"/>
          <w:divBdr>
            <w:top w:val="none" w:sz="0" w:space="0" w:color="auto"/>
            <w:left w:val="none" w:sz="0" w:space="0" w:color="auto"/>
            <w:bottom w:val="none" w:sz="0" w:space="0" w:color="auto"/>
            <w:right w:val="none" w:sz="0" w:space="0" w:color="auto"/>
          </w:divBdr>
        </w:div>
        <w:div w:id="848907495">
          <w:marLeft w:val="0"/>
          <w:marRight w:val="0"/>
          <w:marTop w:val="0"/>
          <w:marBottom w:val="0"/>
          <w:divBdr>
            <w:top w:val="none" w:sz="0" w:space="0" w:color="auto"/>
            <w:left w:val="none" w:sz="0" w:space="0" w:color="auto"/>
            <w:bottom w:val="none" w:sz="0" w:space="0" w:color="auto"/>
            <w:right w:val="none" w:sz="0" w:space="0" w:color="auto"/>
          </w:divBdr>
        </w:div>
        <w:div w:id="1247572115">
          <w:marLeft w:val="0"/>
          <w:marRight w:val="0"/>
          <w:marTop w:val="0"/>
          <w:marBottom w:val="0"/>
          <w:divBdr>
            <w:top w:val="none" w:sz="0" w:space="0" w:color="auto"/>
            <w:left w:val="none" w:sz="0" w:space="0" w:color="auto"/>
            <w:bottom w:val="none" w:sz="0" w:space="0" w:color="auto"/>
            <w:right w:val="none" w:sz="0" w:space="0" w:color="auto"/>
          </w:divBdr>
        </w:div>
        <w:div w:id="1270431842">
          <w:marLeft w:val="0"/>
          <w:marRight w:val="0"/>
          <w:marTop w:val="0"/>
          <w:marBottom w:val="0"/>
          <w:divBdr>
            <w:top w:val="none" w:sz="0" w:space="0" w:color="auto"/>
            <w:left w:val="none" w:sz="0" w:space="0" w:color="auto"/>
            <w:bottom w:val="none" w:sz="0" w:space="0" w:color="auto"/>
            <w:right w:val="none" w:sz="0" w:space="0" w:color="auto"/>
          </w:divBdr>
        </w:div>
        <w:div w:id="1630893111">
          <w:marLeft w:val="0"/>
          <w:marRight w:val="0"/>
          <w:marTop w:val="0"/>
          <w:marBottom w:val="0"/>
          <w:divBdr>
            <w:top w:val="none" w:sz="0" w:space="0" w:color="auto"/>
            <w:left w:val="none" w:sz="0" w:space="0" w:color="auto"/>
            <w:bottom w:val="none" w:sz="0" w:space="0" w:color="auto"/>
            <w:right w:val="none" w:sz="0" w:space="0" w:color="auto"/>
          </w:divBdr>
        </w:div>
        <w:div w:id="1952348719">
          <w:marLeft w:val="0"/>
          <w:marRight w:val="0"/>
          <w:marTop w:val="0"/>
          <w:marBottom w:val="0"/>
          <w:divBdr>
            <w:top w:val="none" w:sz="0" w:space="0" w:color="auto"/>
            <w:left w:val="none" w:sz="0" w:space="0" w:color="auto"/>
            <w:bottom w:val="none" w:sz="0" w:space="0" w:color="auto"/>
            <w:right w:val="none" w:sz="0" w:space="0" w:color="auto"/>
          </w:divBdr>
        </w:div>
        <w:div w:id="2007124342">
          <w:marLeft w:val="0"/>
          <w:marRight w:val="0"/>
          <w:marTop w:val="0"/>
          <w:marBottom w:val="0"/>
          <w:divBdr>
            <w:top w:val="none" w:sz="0" w:space="0" w:color="auto"/>
            <w:left w:val="none" w:sz="0" w:space="0" w:color="auto"/>
            <w:bottom w:val="none" w:sz="0" w:space="0" w:color="auto"/>
            <w:right w:val="none" w:sz="0" w:space="0" w:color="auto"/>
          </w:divBdr>
        </w:div>
        <w:div w:id="2144080732">
          <w:marLeft w:val="0"/>
          <w:marRight w:val="0"/>
          <w:marTop w:val="0"/>
          <w:marBottom w:val="0"/>
          <w:divBdr>
            <w:top w:val="none" w:sz="0" w:space="0" w:color="auto"/>
            <w:left w:val="none" w:sz="0" w:space="0" w:color="auto"/>
            <w:bottom w:val="none" w:sz="0" w:space="0" w:color="auto"/>
            <w:right w:val="none" w:sz="0" w:space="0" w:color="auto"/>
          </w:divBdr>
          <w:divsChild>
            <w:div w:id="875776090">
              <w:marLeft w:val="0"/>
              <w:marRight w:val="0"/>
              <w:marTop w:val="0"/>
              <w:marBottom w:val="0"/>
              <w:divBdr>
                <w:top w:val="none" w:sz="0" w:space="0" w:color="auto"/>
                <w:left w:val="none" w:sz="0" w:space="0" w:color="auto"/>
                <w:bottom w:val="none" w:sz="0" w:space="0" w:color="auto"/>
                <w:right w:val="none" w:sz="0" w:space="0" w:color="auto"/>
              </w:divBdr>
            </w:div>
            <w:div w:id="914052015">
              <w:marLeft w:val="0"/>
              <w:marRight w:val="0"/>
              <w:marTop w:val="0"/>
              <w:marBottom w:val="0"/>
              <w:divBdr>
                <w:top w:val="none" w:sz="0" w:space="0" w:color="auto"/>
                <w:left w:val="none" w:sz="0" w:space="0" w:color="auto"/>
                <w:bottom w:val="none" w:sz="0" w:space="0" w:color="auto"/>
                <w:right w:val="none" w:sz="0" w:space="0" w:color="auto"/>
              </w:divBdr>
            </w:div>
            <w:div w:id="1217082168">
              <w:marLeft w:val="0"/>
              <w:marRight w:val="0"/>
              <w:marTop w:val="0"/>
              <w:marBottom w:val="0"/>
              <w:divBdr>
                <w:top w:val="none" w:sz="0" w:space="0" w:color="auto"/>
                <w:left w:val="none" w:sz="0" w:space="0" w:color="auto"/>
                <w:bottom w:val="none" w:sz="0" w:space="0" w:color="auto"/>
                <w:right w:val="none" w:sz="0" w:space="0" w:color="auto"/>
              </w:divBdr>
            </w:div>
            <w:div w:id="125987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660598">
      <w:bodyDiv w:val="1"/>
      <w:marLeft w:val="0"/>
      <w:marRight w:val="0"/>
      <w:marTop w:val="0"/>
      <w:marBottom w:val="0"/>
      <w:divBdr>
        <w:top w:val="none" w:sz="0" w:space="0" w:color="auto"/>
        <w:left w:val="none" w:sz="0" w:space="0" w:color="auto"/>
        <w:bottom w:val="none" w:sz="0" w:space="0" w:color="auto"/>
        <w:right w:val="none" w:sz="0" w:space="0" w:color="auto"/>
      </w:divBdr>
    </w:div>
    <w:div w:id="1546865737">
      <w:bodyDiv w:val="1"/>
      <w:marLeft w:val="0"/>
      <w:marRight w:val="0"/>
      <w:marTop w:val="0"/>
      <w:marBottom w:val="0"/>
      <w:divBdr>
        <w:top w:val="none" w:sz="0" w:space="0" w:color="auto"/>
        <w:left w:val="none" w:sz="0" w:space="0" w:color="auto"/>
        <w:bottom w:val="none" w:sz="0" w:space="0" w:color="auto"/>
        <w:right w:val="none" w:sz="0" w:space="0" w:color="auto"/>
      </w:divBdr>
    </w:div>
    <w:div w:id="1980841919">
      <w:bodyDiv w:val="1"/>
      <w:marLeft w:val="0"/>
      <w:marRight w:val="0"/>
      <w:marTop w:val="0"/>
      <w:marBottom w:val="0"/>
      <w:divBdr>
        <w:top w:val="none" w:sz="0" w:space="0" w:color="auto"/>
        <w:left w:val="none" w:sz="0" w:space="0" w:color="auto"/>
        <w:bottom w:val="none" w:sz="0" w:space="0" w:color="auto"/>
        <w:right w:val="none" w:sz="0" w:space="0" w:color="auto"/>
      </w:divBdr>
      <w:divsChild>
        <w:div w:id="310642773">
          <w:marLeft w:val="0"/>
          <w:marRight w:val="0"/>
          <w:marTop w:val="0"/>
          <w:marBottom w:val="0"/>
          <w:divBdr>
            <w:top w:val="none" w:sz="0" w:space="0" w:color="auto"/>
            <w:left w:val="none" w:sz="0" w:space="0" w:color="auto"/>
            <w:bottom w:val="none" w:sz="0" w:space="0" w:color="auto"/>
            <w:right w:val="none" w:sz="0" w:space="0" w:color="auto"/>
          </w:divBdr>
        </w:div>
        <w:div w:id="411435105">
          <w:marLeft w:val="0"/>
          <w:marRight w:val="0"/>
          <w:marTop w:val="0"/>
          <w:marBottom w:val="0"/>
          <w:divBdr>
            <w:top w:val="none" w:sz="0" w:space="0" w:color="auto"/>
            <w:left w:val="none" w:sz="0" w:space="0" w:color="auto"/>
            <w:bottom w:val="none" w:sz="0" w:space="0" w:color="auto"/>
            <w:right w:val="none" w:sz="0" w:space="0" w:color="auto"/>
          </w:divBdr>
        </w:div>
        <w:div w:id="608003181">
          <w:marLeft w:val="0"/>
          <w:marRight w:val="0"/>
          <w:marTop w:val="0"/>
          <w:marBottom w:val="0"/>
          <w:divBdr>
            <w:top w:val="none" w:sz="0" w:space="0" w:color="auto"/>
            <w:left w:val="none" w:sz="0" w:space="0" w:color="auto"/>
            <w:bottom w:val="none" w:sz="0" w:space="0" w:color="auto"/>
            <w:right w:val="none" w:sz="0" w:space="0" w:color="auto"/>
          </w:divBdr>
        </w:div>
        <w:div w:id="941305812">
          <w:marLeft w:val="0"/>
          <w:marRight w:val="0"/>
          <w:marTop w:val="0"/>
          <w:marBottom w:val="0"/>
          <w:divBdr>
            <w:top w:val="none" w:sz="0" w:space="0" w:color="auto"/>
            <w:left w:val="none" w:sz="0" w:space="0" w:color="auto"/>
            <w:bottom w:val="none" w:sz="0" w:space="0" w:color="auto"/>
            <w:right w:val="none" w:sz="0" w:space="0" w:color="auto"/>
          </w:divBdr>
        </w:div>
        <w:div w:id="1117990211">
          <w:marLeft w:val="0"/>
          <w:marRight w:val="0"/>
          <w:marTop w:val="0"/>
          <w:marBottom w:val="0"/>
          <w:divBdr>
            <w:top w:val="none" w:sz="0" w:space="0" w:color="auto"/>
            <w:left w:val="none" w:sz="0" w:space="0" w:color="auto"/>
            <w:bottom w:val="none" w:sz="0" w:space="0" w:color="auto"/>
            <w:right w:val="none" w:sz="0" w:space="0" w:color="auto"/>
          </w:divBdr>
          <w:divsChild>
            <w:div w:id="294216182">
              <w:marLeft w:val="0"/>
              <w:marRight w:val="0"/>
              <w:marTop w:val="0"/>
              <w:marBottom w:val="0"/>
              <w:divBdr>
                <w:top w:val="none" w:sz="0" w:space="0" w:color="auto"/>
                <w:left w:val="none" w:sz="0" w:space="0" w:color="auto"/>
                <w:bottom w:val="none" w:sz="0" w:space="0" w:color="auto"/>
                <w:right w:val="none" w:sz="0" w:space="0" w:color="auto"/>
              </w:divBdr>
            </w:div>
          </w:divsChild>
        </w:div>
        <w:div w:id="1465854355">
          <w:marLeft w:val="0"/>
          <w:marRight w:val="0"/>
          <w:marTop w:val="0"/>
          <w:marBottom w:val="0"/>
          <w:divBdr>
            <w:top w:val="none" w:sz="0" w:space="0" w:color="auto"/>
            <w:left w:val="none" w:sz="0" w:space="0" w:color="auto"/>
            <w:bottom w:val="none" w:sz="0" w:space="0" w:color="auto"/>
            <w:right w:val="none" w:sz="0" w:space="0" w:color="auto"/>
          </w:divBdr>
        </w:div>
        <w:div w:id="1534491589">
          <w:marLeft w:val="0"/>
          <w:marRight w:val="0"/>
          <w:marTop w:val="0"/>
          <w:marBottom w:val="0"/>
          <w:divBdr>
            <w:top w:val="none" w:sz="0" w:space="0" w:color="auto"/>
            <w:left w:val="none" w:sz="0" w:space="0" w:color="auto"/>
            <w:bottom w:val="none" w:sz="0" w:space="0" w:color="auto"/>
            <w:right w:val="none" w:sz="0" w:space="0" w:color="auto"/>
          </w:divBdr>
        </w:div>
        <w:div w:id="1664357871">
          <w:marLeft w:val="0"/>
          <w:marRight w:val="0"/>
          <w:marTop w:val="0"/>
          <w:marBottom w:val="0"/>
          <w:divBdr>
            <w:top w:val="none" w:sz="0" w:space="0" w:color="auto"/>
            <w:left w:val="none" w:sz="0" w:space="0" w:color="auto"/>
            <w:bottom w:val="none" w:sz="0" w:space="0" w:color="auto"/>
            <w:right w:val="none" w:sz="0" w:space="0" w:color="auto"/>
          </w:divBdr>
        </w:div>
        <w:div w:id="1816145974">
          <w:marLeft w:val="0"/>
          <w:marRight w:val="0"/>
          <w:marTop w:val="0"/>
          <w:marBottom w:val="0"/>
          <w:divBdr>
            <w:top w:val="none" w:sz="0" w:space="0" w:color="auto"/>
            <w:left w:val="none" w:sz="0" w:space="0" w:color="auto"/>
            <w:bottom w:val="none" w:sz="0" w:space="0" w:color="auto"/>
            <w:right w:val="none" w:sz="0" w:space="0" w:color="auto"/>
          </w:divBdr>
        </w:div>
        <w:div w:id="1901790805">
          <w:marLeft w:val="0"/>
          <w:marRight w:val="0"/>
          <w:marTop w:val="0"/>
          <w:marBottom w:val="0"/>
          <w:divBdr>
            <w:top w:val="none" w:sz="0" w:space="0" w:color="auto"/>
            <w:left w:val="none" w:sz="0" w:space="0" w:color="auto"/>
            <w:bottom w:val="none" w:sz="0" w:space="0" w:color="auto"/>
            <w:right w:val="none" w:sz="0" w:space="0" w:color="auto"/>
          </w:divBdr>
        </w:div>
        <w:div w:id="2074429971">
          <w:marLeft w:val="0"/>
          <w:marRight w:val="0"/>
          <w:marTop w:val="0"/>
          <w:marBottom w:val="0"/>
          <w:divBdr>
            <w:top w:val="none" w:sz="0" w:space="0" w:color="auto"/>
            <w:left w:val="none" w:sz="0" w:space="0" w:color="auto"/>
            <w:bottom w:val="none" w:sz="0" w:space="0" w:color="auto"/>
            <w:right w:val="none" w:sz="0" w:space="0" w:color="auto"/>
          </w:divBdr>
        </w:div>
        <w:div w:id="21459307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ThreatConnect-Inc/threatconnect-playbooks/blob/master/apps/IPQualityScore%20Enrichment/IPQualityScore_Enrichment_v1.0.tcx" TargetMode="External"/><Relationship Id="rId29" Type="http://schemas.openxmlformats.org/officeDocument/2006/relationships/image" Target="media/image17.png"/><Relationship Id="rId11" Type="http://schemas.openxmlformats.org/officeDocument/2006/relationships/hyperlink" Target="https://www.ipqualityscore.com/documentation/proxy-detection/transaction-scorin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hyperlink" Target="https://www.ipqualityscore.com/documentation/proxy-detection/transaction-scoring"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o.threatconnect.market"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github.com/ThreatConnect-Inc/threatconnect-playbooks/blob/master/apps/IPQualityScore%20Enrichment/IPQualityScore_Enrichment_v1.0.t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A961C-411B-4722-B2FC-713BCF39A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44</Pages>
  <Words>6705</Words>
  <Characters>38225</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 Rambatza</dc:creator>
  <cp:keywords/>
  <dc:description/>
  <cp:lastModifiedBy>Tianyi Chen</cp:lastModifiedBy>
  <cp:revision>10</cp:revision>
  <cp:lastPrinted>2020-08-01T12:59:00Z</cp:lastPrinted>
  <dcterms:created xsi:type="dcterms:W3CDTF">2021-05-19T12:04:00Z</dcterms:created>
  <dcterms:modified xsi:type="dcterms:W3CDTF">2021-06-15T14:56:00Z</dcterms:modified>
</cp:coreProperties>
</file>